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5EB" w:rsidRDefault="002275EB" w:rsidP="002275EB">
      <w:pPr>
        <w:ind w:left="567"/>
      </w:pPr>
    </w:p>
    <w:p w:rsidR="002275EB" w:rsidRDefault="002275EB" w:rsidP="002275EB">
      <w:pPr>
        <w:ind w:left="567"/>
      </w:pPr>
    </w:p>
    <w:p w:rsidR="002275EB" w:rsidRDefault="002275EB" w:rsidP="002275EB">
      <w:pPr>
        <w:ind w:left="567"/>
      </w:pPr>
    </w:p>
    <w:p w:rsidR="002275EB" w:rsidRPr="003112AE" w:rsidRDefault="002275EB" w:rsidP="002275EB">
      <w:pPr>
        <w:jc w:val="center"/>
        <w:outlineLvl w:val="0"/>
        <w:rPr>
          <w:rFonts w:asciiTheme="minorBidi" w:hAnsiTheme="minorBidi" w:cstheme="minorBidi"/>
          <w:sz w:val="72"/>
          <w:szCs w:val="72"/>
        </w:rPr>
      </w:pPr>
      <w:bookmarkStart w:id="0" w:name="_Toc473668933"/>
      <w:bookmarkStart w:id="1" w:name="_Toc494983100"/>
      <w:r>
        <w:rPr>
          <w:rFonts w:asciiTheme="minorBidi" w:hAnsiTheme="minorBidi" w:cstheme="minorBidi"/>
          <w:sz w:val="72"/>
          <w:szCs w:val="72"/>
        </w:rPr>
        <w:t>Software Design Specification</w:t>
      </w:r>
      <w:bookmarkEnd w:id="0"/>
      <w:bookmarkEnd w:id="1"/>
    </w:p>
    <w:p w:rsidR="002275EB" w:rsidRPr="003112AE" w:rsidRDefault="002275EB" w:rsidP="002275EB">
      <w:pPr>
        <w:jc w:val="center"/>
        <w:rPr>
          <w:rFonts w:asciiTheme="minorBidi" w:hAnsiTheme="minorBidi" w:cstheme="minorBidi"/>
          <w:sz w:val="72"/>
          <w:szCs w:val="72"/>
        </w:rPr>
      </w:pPr>
      <w:r w:rsidRPr="003112AE">
        <w:rPr>
          <w:rFonts w:asciiTheme="minorBidi" w:hAnsiTheme="minorBidi" w:cstheme="minorBidi"/>
          <w:sz w:val="72"/>
          <w:szCs w:val="72"/>
        </w:rPr>
        <w:t>(</w:t>
      </w:r>
      <w:r>
        <w:rPr>
          <w:rFonts w:asciiTheme="minorBidi" w:hAnsiTheme="minorBidi" w:cstheme="minorBidi"/>
          <w:sz w:val="72"/>
          <w:szCs w:val="72"/>
        </w:rPr>
        <w:t>SDS</w:t>
      </w:r>
      <w:r w:rsidRPr="003112AE">
        <w:rPr>
          <w:rFonts w:asciiTheme="minorBidi" w:hAnsiTheme="minorBidi" w:cstheme="minorBidi"/>
          <w:sz w:val="72"/>
          <w:szCs w:val="72"/>
        </w:rPr>
        <w:t>)</w:t>
      </w:r>
    </w:p>
    <w:p w:rsidR="002275EB" w:rsidRPr="003112AE" w:rsidRDefault="002275EB" w:rsidP="00834261">
      <w:pPr>
        <w:jc w:val="center"/>
        <w:rPr>
          <w:rFonts w:asciiTheme="minorBidi" w:hAnsiTheme="minorBidi" w:cstheme="minorBidi"/>
          <w:sz w:val="16"/>
          <w:szCs w:val="16"/>
        </w:rPr>
      </w:pPr>
      <w:r w:rsidRPr="003112AE">
        <w:rPr>
          <w:rFonts w:asciiTheme="minorBidi" w:hAnsiTheme="minorBidi" w:cstheme="minorBidi"/>
          <w:noProof/>
          <w:sz w:val="72"/>
          <w:szCs w:val="7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0</wp:posOffset>
            </wp:positionV>
            <wp:extent cx="3743325" cy="1409700"/>
            <wp:effectExtent l="19050" t="0" r="9525" b="0"/>
            <wp:wrapTopAndBottom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KK Bank_t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5EB" w:rsidRPr="003112AE" w:rsidRDefault="002275EB" w:rsidP="002275EB">
      <w:pPr>
        <w:jc w:val="center"/>
        <w:outlineLvl w:val="0"/>
        <w:rPr>
          <w:rFonts w:asciiTheme="minorBidi" w:hAnsiTheme="minorBidi" w:cstheme="minorBidi"/>
          <w:color w:val="5B9BD5" w:themeColor="accent1"/>
          <w:sz w:val="72"/>
          <w:szCs w:val="72"/>
        </w:rPr>
      </w:pPr>
      <w:bookmarkStart w:id="2" w:name="_Toc473668934"/>
      <w:bookmarkStart w:id="3" w:name="_Toc494983101"/>
      <w:r w:rsidRPr="003112AE">
        <w:rPr>
          <w:rFonts w:asciiTheme="minorBidi" w:hAnsiTheme="minorBidi" w:cstheme="minorBidi"/>
          <w:color w:val="5B9BD5" w:themeColor="accent1"/>
          <w:sz w:val="72"/>
          <w:szCs w:val="72"/>
        </w:rPr>
        <w:t>Project :</w:t>
      </w:r>
      <w:bookmarkEnd w:id="2"/>
      <w:bookmarkEnd w:id="3"/>
      <w:r w:rsidRPr="003112AE">
        <w:rPr>
          <w:rFonts w:asciiTheme="minorBidi" w:hAnsiTheme="minorBidi" w:cstheme="minorBidi"/>
          <w:color w:val="5B9BD5" w:themeColor="accent1"/>
          <w:sz w:val="72"/>
          <w:szCs w:val="72"/>
        </w:rPr>
        <w:t xml:space="preserve"> </w:t>
      </w:r>
    </w:p>
    <w:p w:rsidR="002275EB" w:rsidRDefault="002275EB" w:rsidP="0003675F">
      <w:pPr>
        <w:jc w:val="center"/>
        <w:rPr>
          <w:b/>
          <w:bCs/>
          <w:spacing w:val="-10"/>
          <w:kern w:val="28"/>
          <w:sz w:val="40"/>
          <w:szCs w:val="40"/>
        </w:rPr>
      </w:pPr>
      <w:r>
        <w:rPr>
          <w:rFonts w:asciiTheme="minorBidi" w:hAnsiTheme="minorBidi" w:cstheme="minorBidi"/>
          <w:color w:val="5B9BD5" w:themeColor="accent1"/>
          <w:sz w:val="72"/>
          <w:szCs w:val="72"/>
        </w:rPr>
        <w:t>(CSM</w:t>
      </w:r>
      <w:r w:rsidRPr="003112AE">
        <w:rPr>
          <w:rFonts w:asciiTheme="minorBidi" w:hAnsiTheme="minorBidi" w:cstheme="minorBidi"/>
          <w:color w:val="5B9BD5" w:themeColor="accent1"/>
          <w:sz w:val="72"/>
          <w:szCs w:val="72"/>
        </w:rPr>
        <w:t>)</w:t>
      </w:r>
    </w:p>
    <w:p w:rsidR="00E02549" w:rsidRDefault="00E02549">
      <w:pPr>
        <w:rPr>
          <w:b/>
          <w:bCs/>
          <w:spacing w:val="-10"/>
          <w:kern w:val="28"/>
          <w:sz w:val="40"/>
          <w:szCs w:val="40"/>
        </w:rPr>
      </w:pPr>
      <w:r>
        <w:br w:type="page"/>
      </w:r>
    </w:p>
    <w:p w:rsidR="00D17CBE" w:rsidRDefault="00D17CBE" w:rsidP="00D17CBE">
      <w:pPr>
        <w:pStyle w:val="Title"/>
      </w:pPr>
      <w:r>
        <w:lastRenderedPageBreak/>
        <w:t>Document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8"/>
        <w:gridCol w:w="2813"/>
        <w:gridCol w:w="1512"/>
        <w:gridCol w:w="1512"/>
        <w:gridCol w:w="1512"/>
        <w:gridCol w:w="1133"/>
      </w:tblGrid>
      <w:tr w:rsidR="00D17CBE" w:rsidTr="00D17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shd w:val="clear" w:color="auto" w:fill="D9D9D9" w:themeFill="background1" w:themeFillShade="D9"/>
          </w:tcPr>
          <w:p w:rsidR="00D17CBE" w:rsidRPr="00621AAF" w:rsidRDefault="00D17CBE" w:rsidP="00D17CBE">
            <w:pPr>
              <w:jc w:val="center"/>
            </w:pPr>
            <w:r w:rsidRPr="00621AAF">
              <w:t>Version</w:t>
            </w:r>
          </w:p>
        </w:tc>
        <w:tc>
          <w:tcPr>
            <w:tcW w:w="2813" w:type="dxa"/>
            <w:shd w:val="clear" w:color="auto" w:fill="D9D9D9" w:themeFill="background1" w:themeFillShade="D9"/>
          </w:tcPr>
          <w:p w:rsidR="00D17CBE" w:rsidRPr="00621AAF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1AAF">
              <w:t>Change Description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D17CBE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1AAF">
              <w:t>Performed</w:t>
            </w:r>
            <w:r>
              <w:t xml:space="preserve"> by</w:t>
            </w:r>
          </w:p>
          <w:p w:rsidR="00D17CBE" w:rsidRPr="00621AAF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/ Date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D17CBE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Reviewed by</w:t>
            </w:r>
          </w:p>
          <w:p w:rsidR="00D17CBE" w:rsidRPr="00621AAF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/ Date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D17CBE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Approved by</w:t>
            </w:r>
          </w:p>
          <w:p w:rsidR="00D17CBE" w:rsidRPr="00621AAF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/ Date</w:t>
            </w:r>
          </w:p>
        </w:tc>
        <w:tc>
          <w:tcPr>
            <w:tcW w:w="1133" w:type="dxa"/>
            <w:shd w:val="clear" w:color="auto" w:fill="D9D9D9" w:themeFill="background1" w:themeFillShade="D9"/>
          </w:tcPr>
          <w:p w:rsidR="00D17CBE" w:rsidRPr="00621AAF" w:rsidRDefault="00D17CBE" w:rsidP="00D17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D17CBE" w:rsidTr="00D17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202E27" w:rsidP="00D17CBE">
            <w:pPr>
              <w:jc w:val="center"/>
            </w:pPr>
            <w:r>
              <w:t>1.0</w:t>
            </w: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Document</w:t>
            </w:r>
          </w:p>
        </w:tc>
        <w:tc>
          <w:tcPr>
            <w:tcW w:w="1512" w:type="dxa"/>
            <w:vAlign w:val="top"/>
          </w:tcPr>
          <w:p w:rsidR="00D17CBE" w:rsidRDefault="00E02549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Akkarawat P</w:t>
            </w:r>
            <w:r w:rsidR="002C2A42">
              <w:t>.</w:t>
            </w:r>
          </w:p>
          <w:p w:rsidR="00D17CBE" w:rsidRDefault="0093486D" w:rsidP="00C74A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  <w:r w:rsidR="00D17CBE">
              <w:t>/</w:t>
            </w:r>
            <w:r w:rsidR="00E02549">
              <w:t>09</w:t>
            </w:r>
            <w:r w:rsidR="00D17CBE">
              <w:t>/</w:t>
            </w:r>
            <w:r w:rsidR="00E02549">
              <w:t>2017</w:t>
            </w: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17CBE" w:rsidTr="00D17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17CBE" w:rsidTr="00D17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17CBE" w:rsidTr="00D17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17CBE" w:rsidTr="00D17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17CBE" w:rsidTr="00D17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17CBE" w:rsidTr="00D17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vAlign w:val="top"/>
          </w:tcPr>
          <w:p w:rsidR="00D17CBE" w:rsidRDefault="00D17CBE" w:rsidP="00D17CBE">
            <w:pPr>
              <w:jc w:val="center"/>
            </w:pPr>
          </w:p>
        </w:tc>
        <w:tc>
          <w:tcPr>
            <w:tcW w:w="281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12" w:type="dxa"/>
            <w:vAlign w:val="top"/>
          </w:tcPr>
          <w:p w:rsidR="00D17CBE" w:rsidRDefault="00D17CBE" w:rsidP="00D17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3" w:type="dxa"/>
            <w:vAlign w:val="top"/>
          </w:tcPr>
          <w:p w:rsidR="00D17CBE" w:rsidRDefault="00D17CBE" w:rsidP="00D1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17CBE" w:rsidRDefault="00D17CBE"/>
    <w:p w:rsidR="000727A9" w:rsidRDefault="00D17CBE">
      <w:pPr>
        <w:pStyle w:val="TOC1"/>
        <w:rPr>
          <w:ins w:id="4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r>
        <w:br w:type="page"/>
      </w:r>
      <w:r w:rsidR="00900D93">
        <w:lastRenderedPageBreak/>
        <w:fldChar w:fldCharType="begin"/>
      </w:r>
      <w:r w:rsidR="00E918BE">
        <w:instrText xml:space="preserve"> TOC \o "1-2" \h \z \u </w:instrText>
      </w:r>
      <w:r w:rsidR="00900D93">
        <w:fldChar w:fldCharType="separate"/>
      </w:r>
      <w:ins w:id="5" w:author="AdminKK" w:date="2017-10-05T16:09:00Z">
        <w:r w:rsidR="000727A9" w:rsidRPr="0042610E">
          <w:rPr>
            <w:rStyle w:val="Hyperlink"/>
          </w:rPr>
          <w:fldChar w:fldCharType="begin"/>
        </w:r>
        <w:r w:rsidR="000727A9" w:rsidRPr="0042610E">
          <w:rPr>
            <w:rStyle w:val="Hyperlink"/>
          </w:rPr>
          <w:instrText xml:space="preserve"> </w:instrText>
        </w:r>
        <w:r w:rsidR="000727A9">
          <w:instrText>HYPERLINK \l "_Toc494983100"</w:instrText>
        </w:r>
        <w:r w:rsidR="000727A9" w:rsidRPr="0042610E">
          <w:rPr>
            <w:rStyle w:val="Hyperlink"/>
          </w:rPr>
          <w:instrText xml:space="preserve"> </w:instrText>
        </w:r>
        <w:r w:rsidR="000727A9" w:rsidRPr="0042610E">
          <w:rPr>
            <w:rStyle w:val="Hyperlink"/>
          </w:rPr>
        </w:r>
        <w:r w:rsidR="000727A9" w:rsidRPr="0042610E">
          <w:rPr>
            <w:rStyle w:val="Hyperlink"/>
          </w:rPr>
          <w:fldChar w:fldCharType="separate"/>
        </w:r>
        <w:r w:rsidR="000727A9" w:rsidRPr="0042610E">
          <w:rPr>
            <w:rStyle w:val="Hyperlink"/>
            <w:rFonts w:asciiTheme="minorBidi" w:hAnsiTheme="minorBidi"/>
          </w:rPr>
          <w:t>Software Design Specification</w:t>
        </w:r>
        <w:r w:rsidR="000727A9">
          <w:rPr>
            <w:webHidden/>
          </w:rPr>
          <w:tab/>
        </w:r>
        <w:r w:rsidR="000727A9">
          <w:rPr>
            <w:rStyle w:val="Hyperlink"/>
          </w:rPr>
          <w:fldChar w:fldCharType="begin"/>
        </w:r>
        <w:r w:rsidR="000727A9">
          <w:rPr>
            <w:webHidden/>
          </w:rPr>
          <w:instrText xml:space="preserve"> PAGEREF _Toc494983100 \h </w:instrText>
        </w:r>
        <w:r w:rsidR="000727A9">
          <w:rPr>
            <w:rStyle w:val="Hyperlink"/>
          </w:rPr>
        </w:r>
      </w:ins>
      <w:r w:rsidR="000727A9">
        <w:rPr>
          <w:rStyle w:val="Hyperlink"/>
        </w:rPr>
        <w:fldChar w:fldCharType="separate"/>
      </w:r>
      <w:ins w:id="6" w:author="AdminKK" w:date="2017-10-05T16:09:00Z">
        <w:r w:rsidR="000727A9">
          <w:rPr>
            <w:webHidden/>
          </w:rPr>
          <w:t>1</w:t>
        </w:r>
        <w:r w:rsidR="000727A9">
          <w:rPr>
            <w:rStyle w:val="Hyperlink"/>
          </w:rPr>
          <w:fldChar w:fldCharType="end"/>
        </w:r>
        <w:r w:rsidR="000727A9"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1"/>
        <w:rPr>
          <w:ins w:id="7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ins w:id="8" w:author="AdminKK" w:date="2017-10-05T16:09:00Z">
        <w:r w:rsidRPr="0042610E">
          <w:rPr>
            <w:rStyle w:val="Hyperlink"/>
          </w:rPr>
          <w:fldChar w:fldCharType="begin"/>
        </w:r>
        <w:r w:rsidRPr="0042610E">
          <w:rPr>
            <w:rStyle w:val="Hyperlink"/>
          </w:rPr>
          <w:instrText xml:space="preserve"> </w:instrText>
        </w:r>
        <w:r>
          <w:instrText>HYPERLINK \l "_Toc494983101"</w:instrText>
        </w:r>
        <w:r w:rsidRPr="0042610E">
          <w:rPr>
            <w:rStyle w:val="Hyperlink"/>
          </w:rPr>
          <w:instrText xml:space="preserve"> </w:instrText>
        </w:r>
        <w:r w:rsidRPr="0042610E">
          <w:rPr>
            <w:rStyle w:val="Hyperlink"/>
          </w:rPr>
        </w:r>
        <w:r w:rsidRPr="0042610E">
          <w:rPr>
            <w:rStyle w:val="Hyperlink"/>
          </w:rPr>
          <w:fldChar w:fldCharType="separate"/>
        </w:r>
        <w:r w:rsidRPr="0042610E">
          <w:rPr>
            <w:rStyle w:val="Hyperlink"/>
            <w:rFonts w:asciiTheme="minorBidi" w:hAnsiTheme="minorBidi"/>
          </w:rPr>
          <w:t>Project :</w:t>
        </w:r>
        <w:r>
          <w:rPr>
            <w:webHidden/>
          </w:rPr>
          <w:tab/>
        </w:r>
        <w:r>
          <w:rPr>
            <w:rStyle w:val="Hyperlink"/>
          </w:rPr>
          <w:fldChar w:fldCharType="begin"/>
        </w:r>
        <w:r>
          <w:rPr>
            <w:webHidden/>
          </w:rPr>
          <w:instrText xml:space="preserve"> PAGEREF _Toc494983101 \h </w:instrText>
        </w:r>
        <w:r>
          <w:rPr>
            <w:rStyle w:val="Hyperlink"/>
          </w:rPr>
        </w:r>
      </w:ins>
      <w:r>
        <w:rPr>
          <w:rStyle w:val="Hyperlink"/>
        </w:rPr>
        <w:fldChar w:fldCharType="separate"/>
      </w:r>
      <w:ins w:id="9" w:author="AdminKK" w:date="2017-10-05T16:09:00Z">
        <w:r>
          <w:rPr>
            <w:webHidden/>
          </w:rPr>
          <w:t>1</w:t>
        </w:r>
        <w:r>
          <w:rPr>
            <w:rStyle w:val="Hyperlink"/>
          </w:rPr>
          <w:fldChar w:fldCharType="end"/>
        </w:r>
        <w:r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1"/>
        <w:rPr>
          <w:ins w:id="10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ins w:id="11" w:author="AdminKK" w:date="2017-10-05T16:09:00Z">
        <w:r w:rsidRPr="0042610E">
          <w:rPr>
            <w:rStyle w:val="Hyperlink"/>
          </w:rPr>
          <w:fldChar w:fldCharType="begin"/>
        </w:r>
        <w:r w:rsidRPr="0042610E">
          <w:rPr>
            <w:rStyle w:val="Hyperlink"/>
          </w:rPr>
          <w:instrText xml:space="preserve"> </w:instrText>
        </w:r>
        <w:r>
          <w:instrText>HYPERLINK \l "_Toc494983102"</w:instrText>
        </w:r>
        <w:r w:rsidRPr="0042610E">
          <w:rPr>
            <w:rStyle w:val="Hyperlink"/>
          </w:rPr>
          <w:instrText xml:space="preserve"> </w:instrText>
        </w:r>
        <w:r w:rsidRPr="0042610E">
          <w:rPr>
            <w:rStyle w:val="Hyperlink"/>
          </w:rPr>
        </w:r>
        <w:r w:rsidRPr="0042610E">
          <w:rPr>
            <w:rStyle w:val="Hyperlink"/>
          </w:rPr>
          <w:fldChar w:fldCharType="separate"/>
        </w:r>
        <w:r w:rsidRPr="0042610E">
          <w:rPr>
            <w:rStyle w:val="Hyperlink"/>
          </w:rPr>
          <w:t>1. Screen - Customer</w:t>
        </w:r>
        <w:r>
          <w:rPr>
            <w:webHidden/>
          </w:rPr>
          <w:tab/>
        </w:r>
        <w:r>
          <w:rPr>
            <w:rStyle w:val="Hyperlink"/>
          </w:rPr>
          <w:fldChar w:fldCharType="begin"/>
        </w:r>
        <w:r>
          <w:rPr>
            <w:webHidden/>
          </w:rPr>
          <w:instrText xml:space="preserve"> PAGEREF _Toc494983102 \h </w:instrText>
        </w:r>
        <w:r>
          <w:rPr>
            <w:rStyle w:val="Hyperlink"/>
          </w:rPr>
        </w:r>
      </w:ins>
      <w:r>
        <w:rPr>
          <w:rStyle w:val="Hyperlink"/>
        </w:rPr>
        <w:fldChar w:fldCharType="separate"/>
      </w:r>
      <w:ins w:id="12" w:author="AdminKK" w:date="2017-10-05T16:09:00Z">
        <w:r>
          <w:rPr>
            <w:webHidden/>
          </w:rPr>
          <w:t>4</w:t>
        </w:r>
        <w:r>
          <w:rPr>
            <w:rStyle w:val="Hyperlink"/>
          </w:rPr>
          <w:fldChar w:fldCharType="end"/>
        </w:r>
        <w:r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13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14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"_Toc494983103"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1.1 Search Customer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_Toc494983103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15" w:author="AdminKK" w:date="2017-10-05T16:09:00Z">
        <w:r>
          <w:rPr>
            <w:noProof/>
            <w:webHidden/>
          </w:rPr>
          <w:t>4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16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17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"_Toc494983104"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1.2 Customer Product and Service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_Toc494983104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18" w:author="AdminKK" w:date="2017-10-05T16:09:00Z">
        <w:r>
          <w:rPr>
            <w:noProof/>
            <w:webHidden/>
          </w:rPr>
          <w:t>8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19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20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"_Toc494983105"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1.3 Customer TD Account Detail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_Toc494983105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21" w:author="AdminKK" w:date="2017-10-05T16:09:00Z">
        <w:r>
          <w:rPr>
            <w:noProof/>
            <w:webHidden/>
          </w:rPr>
          <w:t>13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22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23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"_Toc494983106"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1.4 Customer Loan Account Detail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_Toc494983106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24" w:author="AdminKK" w:date="2017-10-05T16:09:00Z">
        <w:r>
          <w:rPr>
            <w:noProof/>
            <w:webHidden/>
          </w:rPr>
          <w:t>15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25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26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"_Toc494983107"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1.5 Customer CASA Account Detail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_Toc494983107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27" w:author="AdminKK" w:date="2017-10-05T16:09:00Z">
        <w:r>
          <w:rPr>
            <w:noProof/>
            <w:webHidden/>
          </w:rPr>
          <w:t>17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28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29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"_Toc494983108"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1.6 Customer Instruction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_Toc494983108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30" w:author="AdminKK" w:date="2017-10-05T16:09:00Z">
        <w:r>
          <w:rPr>
            <w:noProof/>
            <w:webHidden/>
          </w:rPr>
          <w:t>20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31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32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"_Toc494983109"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1.7 Customer – New Customer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_Toc494983109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33" w:author="AdminKK" w:date="2017-10-05T16:09:00Z">
        <w:r>
          <w:rPr>
            <w:noProof/>
            <w:webHidden/>
          </w:rPr>
          <w:t>22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1"/>
        <w:rPr>
          <w:ins w:id="34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ins w:id="35" w:author="AdminKK" w:date="2017-10-05T16:09:00Z">
        <w:r w:rsidRPr="0042610E">
          <w:rPr>
            <w:rStyle w:val="Hyperlink"/>
          </w:rPr>
          <w:fldChar w:fldCharType="begin"/>
        </w:r>
        <w:r w:rsidRPr="0042610E">
          <w:rPr>
            <w:rStyle w:val="Hyperlink"/>
          </w:rPr>
          <w:instrText xml:space="preserve"> </w:instrText>
        </w:r>
        <w:r>
          <w:instrText>HYPERLINK \l "_Toc494983110"</w:instrText>
        </w:r>
        <w:r w:rsidRPr="0042610E">
          <w:rPr>
            <w:rStyle w:val="Hyperlink"/>
          </w:rPr>
          <w:instrText xml:space="preserve"> </w:instrText>
        </w:r>
        <w:r w:rsidRPr="0042610E">
          <w:rPr>
            <w:rStyle w:val="Hyperlink"/>
          </w:rPr>
        </w:r>
        <w:r w:rsidRPr="0042610E">
          <w:rPr>
            <w:rStyle w:val="Hyperlink"/>
          </w:rPr>
          <w:fldChar w:fldCharType="separate"/>
        </w:r>
        <w:r w:rsidRPr="0042610E">
          <w:rPr>
            <w:rStyle w:val="Hyperlink"/>
          </w:rPr>
          <w:t>2. Screen - SR</w:t>
        </w:r>
        <w:r>
          <w:rPr>
            <w:webHidden/>
          </w:rPr>
          <w:tab/>
        </w:r>
        <w:r>
          <w:rPr>
            <w:rStyle w:val="Hyperlink"/>
          </w:rPr>
          <w:fldChar w:fldCharType="begin"/>
        </w:r>
        <w:r>
          <w:rPr>
            <w:webHidden/>
          </w:rPr>
          <w:instrText xml:space="preserve"> PAGEREF _Toc494983110 \h </w:instrText>
        </w:r>
        <w:r>
          <w:rPr>
            <w:rStyle w:val="Hyperlink"/>
          </w:rPr>
        </w:r>
      </w:ins>
      <w:r>
        <w:rPr>
          <w:rStyle w:val="Hyperlink"/>
        </w:rPr>
        <w:fldChar w:fldCharType="separate"/>
      </w:r>
      <w:ins w:id="36" w:author="AdminKK" w:date="2017-10-05T16:09:00Z">
        <w:r>
          <w:rPr>
            <w:webHidden/>
          </w:rPr>
          <w:t>25</w:t>
        </w:r>
        <w:r>
          <w:rPr>
            <w:rStyle w:val="Hyperlink"/>
          </w:rPr>
          <w:fldChar w:fldCharType="end"/>
        </w:r>
        <w:r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37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38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"_Toc494983111"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2.1 Search SR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_Toc494983111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39" w:author="AdminKK" w:date="2017-10-05T16:09:00Z">
        <w:r>
          <w:rPr>
            <w:noProof/>
            <w:webHidden/>
          </w:rPr>
          <w:t>25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40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41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"_Toc494983112"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2.2 New SR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_Toc494983112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42" w:author="AdminKK" w:date="2017-10-05T16:09:00Z">
        <w:r>
          <w:rPr>
            <w:noProof/>
            <w:webHidden/>
          </w:rPr>
          <w:t>31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1"/>
        <w:rPr>
          <w:ins w:id="43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ins w:id="44" w:author="AdminKK" w:date="2017-10-05T16:09:00Z">
        <w:r w:rsidRPr="0042610E">
          <w:rPr>
            <w:rStyle w:val="Hyperlink"/>
          </w:rPr>
          <w:fldChar w:fldCharType="begin"/>
        </w:r>
        <w:r w:rsidRPr="0042610E">
          <w:rPr>
            <w:rStyle w:val="Hyperlink"/>
          </w:rPr>
          <w:instrText xml:space="preserve"> </w:instrText>
        </w:r>
        <w:r>
          <w:instrText>HYPERLINK \l "_Toc494983113"</w:instrText>
        </w:r>
        <w:r w:rsidRPr="0042610E">
          <w:rPr>
            <w:rStyle w:val="Hyperlink"/>
          </w:rPr>
          <w:instrText xml:space="preserve"> </w:instrText>
        </w:r>
        <w:r w:rsidRPr="0042610E">
          <w:rPr>
            <w:rStyle w:val="Hyperlink"/>
          </w:rPr>
        </w:r>
        <w:r w:rsidRPr="0042610E">
          <w:rPr>
            <w:rStyle w:val="Hyperlink"/>
          </w:rPr>
          <w:fldChar w:fldCharType="separate"/>
        </w:r>
        <w:r w:rsidRPr="0042610E">
          <w:rPr>
            <w:rStyle w:val="Hyperlink"/>
          </w:rPr>
          <w:t>3. Screen – Master Customer‘s Note</w:t>
        </w:r>
        <w:r>
          <w:rPr>
            <w:webHidden/>
          </w:rPr>
          <w:tab/>
        </w:r>
        <w:r>
          <w:rPr>
            <w:rStyle w:val="Hyperlink"/>
          </w:rPr>
          <w:fldChar w:fldCharType="begin"/>
        </w:r>
        <w:r>
          <w:rPr>
            <w:webHidden/>
          </w:rPr>
          <w:instrText xml:space="preserve"> PAGEREF _Toc494983113 \h </w:instrText>
        </w:r>
        <w:r>
          <w:rPr>
            <w:rStyle w:val="Hyperlink"/>
          </w:rPr>
        </w:r>
      </w:ins>
      <w:r>
        <w:rPr>
          <w:rStyle w:val="Hyperlink"/>
        </w:rPr>
        <w:fldChar w:fldCharType="separate"/>
      </w:r>
      <w:ins w:id="45" w:author="AdminKK" w:date="2017-10-05T16:09:00Z">
        <w:r>
          <w:rPr>
            <w:webHidden/>
          </w:rPr>
          <w:t>45</w:t>
        </w:r>
        <w:r>
          <w:rPr>
            <w:rStyle w:val="Hyperlink"/>
          </w:rPr>
          <w:fldChar w:fldCharType="end"/>
        </w:r>
        <w:r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46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47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"_Toc494983114"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3.1 Search Customer’s Note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_Toc494983114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48" w:author="AdminKK" w:date="2017-10-05T16:09:00Z">
        <w:r>
          <w:rPr>
            <w:noProof/>
            <w:webHidden/>
          </w:rPr>
          <w:t>45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49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50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"_Toc494983115"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</w:rPr>
          <w:t>3.2 Customer’s Note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_Toc494983115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51" w:author="AdminKK" w:date="2017-10-05T16:09:00Z">
        <w:r>
          <w:rPr>
            <w:noProof/>
            <w:webHidden/>
          </w:rPr>
          <w:t>46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RDefault="000727A9">
      <w:pPr>
        <w:pStyle w:val="TOC1"/>
        <w:rPr>
          <w:ins w:id="52" w:author="AdminKK" w:date="2017-10-05T16:09:00Z"/>
          <w:rFonts w:asciiTheme="minorHAnsi" w:eastAsiaTheme="minorEastAsia" w:hAnsiTheme="minorHAnsi" w:cstheme="minorBidi"/>
          <w:sz w:val="22"/>
          <w:szCs w:val="28"/>
        </w:rPr>
      </w:pPr>
      <w:ins w:id="53" w:author="AdminKK" w:date="2017-10-05T16:09:00Z">
        <w:r w:rsidRPr="0042610E">
          <w:rPr>
            <w:rStyle w:val="Hyperlink"/>
          </w:rPr>
          <w:fldChar w:fldCharType="begin"/>
        </w:r>
        <w:r w:rsidRPr="0042610E">
          <w:rPr>
            <w:rStyle w:val="Hyperlink"/>
          </w:rPr>
          <w:instrText xml:space="preserve"> </w:instrText>
        </w:r>
        <w:r>
          <w:instrText>HYPERLINK \l "_Toc494983116"</w:instrText>
        </w:r>
        <w:r w:rsidRPr="0042610E">
          <w:rPr>
            <w:rStyle w:val="Hyperlink"/>
          </w:rPr>
          <w:instrText xml:space="preserve"> </w:instrText>
        </w:r>
        <w:r w:rsidRPr="0042610E">
          <w:rPr>
            <w:rStyle w:val="Hyperlink"/>
          </w:rPr>
        </w:r>
        <w:r w:rsidRPr="0042610E">
          <w:rPr>
            <w:rStyle w:val="Hyperlink"/>
          </w:rPr>
          <w:fldChar w:fldCharType="separate"/>
        </w:r>
        <w:r w:rsidRPr="0042610E">
          <w:rPr>
            <w:rStyle w:val="Hyperlink"/>
          </w:rPr>
          <w:t>4 Import contact data (BDW)</w:t>
        </w:r>
        <w:r>
          <w:rPr>
            <w:webHidden/>
          </w:rPr>
          <w:tab/>
        </w:r>
        <w:r>
          <w:rPr>
            <w:rStyle w:val="Hyperlink"/>
          </w:rPr>
          <w:fldChar w:fldCharType="begin"/>
        </w:r>
        <w:r>
          <w:rPr>
            <w:webHidden/>
          </w:rPr>
          <w:instrText xml:space="preserve"> PAGEREF _Toc494983116 \h </w:instrText>
        </w:r>
        <w:r>
          <w:rPr>
            <w:rStyle w:val="Hyperlink"/>
          </w:rPr>
        </w:r>
      </w:ins>
      <w:r>
        <w:rPr>
          <w:rStyle w:val="Hyperlink"/>
        </w:rPr>
        <w:fldChar w:fldCharType="separate"/>
      </w:r>
      <w:ins w:id="54" w:author="AdminKK" w:date="2017-10-05T16:09:00Z">
        <w:r>
          <w:rPr>
            <w:webHidden/>
          </w:rPr>
          <w:t>50</w:t>
        </w:r>
        <w:r>
          <w:rPr>
            <w:rStyle w:val="Hyperlink"/>
          </w:rPr>
          <w:fldChar w:fldCharType="end"/>
        </w:r>
        <w:r w:rsidRPr="0042610E">
          <w:rPr>
            <w:rStyle w:val="Hyperlink"/>
          </w:rPr>
          <w:fldChar w:fldCharType="end"/>
        </w:r>
      </w:ins>
    </w:p>
    <w:p w:rsidR="000727A9" w:rsidRDefault="000727A9">
      <w:pPr>
        <w:pStyle w:val="TOC2"/>
        <w:tabs>
          <w:tab w:val="right" w:leader="dot" w:pos="9350"/>
        </w:tabs>
        <w:rPr>
          <w:ins w:id="55" w:author="AdminKK" w:date="2017-10-05T16:09:00Z"/>
          <w:rFonts w:asciiTheme="minorHAnsi" w:eastAsiaTheme="minorEastAsia" w:hAnsiTheme="minorHAnsi" w:cstheme="minorBidi"/>
          <w:noProof/>
          <w:sz w:val="22"/>
          <w:szCs w:val="28"/>
        </w:rPr>
      </w:pPr>
      <w:ins w:id="56" w:author="AdminKK" w:date="2017-10-05T16:09:00Z">
        <w:r w:rsidRPr="0042610E">
          <w:rPr>
            <w:rStyle w:val="Hyperlink"/>
            <w:noProof/>
          </w:rPr>
          <w:fldChar w:fldCharType="begin"/>
        </w:r>
        <w:r w:rsidRPr="0042610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"_Toc494983117"</w:instrText>
        </w:r>
        <w:r w:rsidRPr="0042610E">
          <w:rPr>
            <w:rStyle w:val="Hyperlink"/>
            <w:noProof/>
          </w:rPr>
          <w:instrText xml:space="preserve"> </w:instrText>
        </w:r>
        <w:r w:rsidRPr="0042610E">
          <w:rPr>
            <w:rStyle w:val="Hyperlink"/>
            <w:noProof/>
          </w:rPr>
        </w:r>
        <w:r w:rsidRPr="0042610E">
          <w:rPr>
            <w:rStyle w:val="Hyperlink"/>
            <w:noProof/>
          </w:rPr>
          <w:fldChar w:fldCharType="separate"/>
        </w:r>
        <w:r w:rsidRPr="0042610E">
          <w:rPr>
            <w:rStyle w:val="Hyperlink"/>
            <w:noProof/>
            <w:cs/>
          </w:rPr>
          <w:t xml:space="preserve">4.1 </w:t>
        </w:r>
        <w:r w:rsidRPr="0042610E">
          <w:rPr>
            <w:rStyle w:val="Hyperlink"/>
            <w:noProof/>
          </w:rPr>
          <w:t>Process Design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_Toc494983117 \h </w:instrText>
        </w:r>
        <w:r>
          <w:rPr>
            <w:rStyle w:val="Hyperlink"/>
            <w:noProof/>
          </w:rPr>
        </w:r>
      </w:ins>
      <w:r>
        <w:rPr>
          <w:rStyle w:val="Hyperlink"/>
          <w:noProof/>
        </w:rPr>
        <w:fldChar w:fldCharType="separate"/>
      </w:r>
      <w:ins w:id="57" w:author="AdminKK" w:date="2017-10-05T16:09:00Z">
        <w:r>
          <w:rPr>
            <w:noProof/>
            <w:webHidden/>
          </w:rPr>
          <w:t>50</w:t>
        </w:r>
        <w:r>
          <w:rPr>
            <w:rStyle w:val="Hyperlink"/>
            <w:noProof/>
          </w:rPr>
          <w:fldChar w:fldCharType="end"/>
        </w:r>
        <w:r w:rsidRPr="0042610E">
          <w:rPr>
            <w:rStyle w:val="Hyperlink"/>
            <w:noProof/>
          </w:rPr>
          <w:fldChar w:fldCharType="end"/>
        </w:r>
      </w:ins>
    </w:p>
    <w:p w:rsidR="000727A9" w:rsidDel="000727A9" w:rsidRDefault="000727A9">
      <w:pPr>
        <w:pStyle w:val="TOC1"/>
        <w:rPr>
          <w:del w:id="58" w:author="AdminKK" w:date="2017-10-05T16:09:00Z"/>
        </w:rPr>
      </w:pPr>
    </w:p>
    <w:p w:rsidR="005C5F9A" w:rsidDel="005C5F9A" w:rsidRDefault="005C5F9A">
      <w:pPr>
        <w:pStyle w:val="TOC1"/>
        <w:rPr>
          <w:del w:id="59" w:author="AdminKK" w:date="2017-09-26T14:09:00Z"/>
        </w:rPr>
      </w:pPr>
    </w:p>
    <w:p w:rsidR="00EB15C0" w:rsidDel="00EB15C0" w:rsidRDefault="00EB15C0">
      <w:pPr>
        <w:pStyle w:val="TOC1"/>
        <w:rPr>
          <w:del w:id="60" w:author="AdminKK" w:date="2017-09-26T11:09:00Z"/>
        </w:rPr>
      </w:pPr>
    </w:p>
    <w:p w:rsidR="00E03A2F" w:rsidDel="00E03A2F" w:rsidRDefault="00E03A2F">
      <w:pPr>
        <w:pStyle w:val="TOC1"/>
        <w:rPr>
          <w:del w:id="61" w:author="AdminKK" w:date="2017-09-25T14:42:00Z"/>
        </w:rPr>
      </w:pPr>
    </w:p>
    <w:p w:rsidR="00036409" w:rsidDel="00E03A2F" w:rsidRDefault="00036409">
      <w:pPr>
        <w:pStyle w:val="TOC1"/>
        <w:rPr>
          <w:del w:id="62" w:author="AdminKK" w:date="2017-09-25T14:42:00Z"/>
          <w:rFonts w:asciiTheme="minorHAnsi" w:eastAsiaTheme="minorEastAsia" w:hAnsiTheme="minorHAnsi" w:cstheme="minorBidi"/>
          <w:sz w:val="22"/>
          <w:szCs w:val="28"/>
        </w:rPr>
      </w:pPr>
      <w:del w:id="63" w:author="AdminKK" w:date="2017-09-25T14:42:00Z">
        <w:r w:rsidRPr="00E03A2F" w:rsidDel="00E03A2F">
          <w:rPr>
            <w:rPrChange w:id="64" w:author="AdminKK" w:date="2017-09-25T14:42:00Z">
              <w:rPr>
                <w:rStyle w:val="Hyperlink"/>
                <w:rFonts w:asciiTheme="minorBidi" w:hAnsiTheme="minorBidi"/>
              </w:rPr>
            </w:rPrChange>
          </w:rPr>
          <w:delText>Software Design Specification</w:delText>
        </w:r>
        <w:r w:rsidDel="00E03A2F">
          <w:rPr>
            <w:webHidden/>
          </w:rPr>
          <w:tab/>
          <w:delText>1</w:delText>
        </w:r>
      </w:del>
    </w:p>
    <w:p w:rsidR="00036409" w:rsidDel="00E03A2F" w:rsidRDefault="00036409">
      <w:pPr>
        <w:pStyle w:val="TOC1"/>
        <w:rPr>
          <w:del w:id="65" w:author="AdminKK" w:date="2017-09-25T14:42:00Z"/>
          <w:rFonts w:asciiTheme="minorHAnsi" w:eastAsiaTheme="minorEastAsia" w:hAnsiTheme="minorHAnsi" w:cstheme="minorBidi"/>
          <w:sz w:val="22"/>
          <w:szCs w:val="28"/>
        </w:rPr>
      </w:pPr>
      <w:del w:id="66" w:author="AdminKK" w:date="2017-09-25T14:42:00Z">
        <w:r w:rsidRPr="00E03A2F" w:rsidDel="00E03A2F">
          <w:rPr>
            <w:rPrChange w:id="67" w:author="AdminKK" w:date="2017-09-25T14:42:00Z">
              <w:rPr>
                <w:rStyle w:val="Hyperlink"/>
                <w:rFonts w:asciiTheme="minorBidi" w:hAnsiTheme="minorBidi"/>
              </w:rPr>
            </w:rPrChange>
          </w:rPr>
          <w:delText>Project :</w:delText>
        </w:r>
        <w:r w:rsidDel="00E03A2F">
          <w:rPr>
            <w:webHidden/>
          </w:rPr>
          <w:tab/>
          <w:delText>1</w:delText>
        </w:r>
      </w:del>
    </w:p>
    <w:p w:rsidR="00036409" w:rsidDel="00E03A2F" w:rsidRDefault="00036409">
      <w:pPr>
        <w:pStyle w:val="TOC1"/>
        <w:rPr>
          <w:del w:id="68" w:author="AdminKK" w:date="2017-09-25T14:42:00Z"/>
          <w:rFonts w:asciiTheme="minorHAnsi" w:eastAsiaTheme="minorEastAsia" w:hAnsiTheme="minorHAnsi" w:cstheme="minorBidi"/>
          <w:sz w:val="22"/>
          <w:szCs w:val="28"/>
        </w:rPr>
      </w:pPr>
      <w:del w:id="69" w:author="AdminKK" w:date="2017-09-25T14:42:00Z">
        <w:r w:rsidRPr="00E03A2F" w:rsidDel="00E03A2F">
          <w:rPr>
            <w:rPrChange w:id="70" w:author="AdminKK" w:date="2017-09-25T14:42:00Z">
              <w:rPr>
                <w:rStyle w:val="Hyperlink"/>
              </w:rPr>
            </w:rPrChange>
          </w:rPr>
          <w:delText>1. Screen - Customer</w:delText>
        </w:r>
        <w:r w:rsidDel="00E03A2F">
          <w:rPr>
            <w:webHidden/>
          </w:rPr>
          <w:tab/>
          <w:delText>4</w:delText>
        </w:r>
      </w:del>
    </w:p>
    <w:p w:rsidR="00036409" w:rsidDel="00E03A2F" w:rsidRDefault="00036409">
      <w:pPr>
        <w:pStyle w:val="TOC2"/>
        <w:tabs>
          <w:tab w:val="right" w:leader="dot" w:pos="9350"/>
        </w:tabs>
        <w:rPr>
          <w:del w:id="71" w:author="AdminKK" w:date="2017-09-25T14:42:00Z"/>
          <w:rFonts w:asciiTheme="minorHAnsi" w:eastAsiaTheme="minorEastAsia" w:hAnsiTheme="minorHAnsi" w:cstheme="minorBidi"/>
          <w:noProof/>
          <w:sz w:val="22"/>
          <w:szCs w:val="28"/>
        </w:rPr>
      </w:pPr>
      <w:del w:id="72" w:author="AdminKK" w:date="2017-09-25T14:42:00Z">
        <w:r w:rsidRPr="00E03A2F" w:rsidDel="00E03A2F">
          <w:rPr>
            <w:noProof/>
            <w:rPrChange w:id="73" w:author="AdminKK" w:date="2017-09-25T14:42:00Z">
              <w:rPr>
                <w:rStyle w:val="Hyperlink"/>
                <w:noProof/>
              </w:rPr>
            </w:rPrChange>
          </w:rPr>
          <w:delText>1.1 Search Customer</w:delText>
        </w:r>
        <w:r w:rsidDel="00E03A2F">
          <w:rPr>
            <w:noProof/>
            <w:webHidden/>
          </w:rPr>
          <w:tab/>
          <w:delText>4</w:delText>
        </w:r>
      </w:del>
    </w:p>
    <w:p w:rsidR="00036409" w:rsidDel="00E03A2F" w:rsidRDefault="00036409">
      <w:pPr>
        <w:pStyle w:val="TOC2"/>
        <w:tabs>
          <w:tab w:val="right" w:leader="dot" w:pos="9350"/>
        </w:tabs>
        <w:rPr>
          <w:del w:id="74" w:author="AdminKK" w:date="2017-09-25T14:42:00Z"/>
          <w:rFonts w:asciiTheme="minorHAnsi" w:eastAsiaTheme="minorEastAsia" w:hAnsiTheme="minorHAnsi" w:cstheme="minorBidi"/>
          <w:noProof/>
          <w:sz w:val="22"/>
          <w:szCs w:val="28"/>
        </w:rPr>
      </w:pPr>
      <w:del w:id="75" w:author="AdminKK" w:date="2017-09-25T14:42:00Z">
        <w:r w:rsidRPr="00E03A2F" w:rsidDel="00E03A2F">
          <w:rPr>
            <w:noProof/>
            <w:rPrChange w:id="76" w:author="AdminKK" w:date="2017-09-25T14:42:00Z">
              <w:rPr>
                <w:rStyle w:val="Hyperlink"/>
                <w:noProof/>
              </w:rPr>
            </w:rPrChange>
          </w:rPr>
          <w:delText>1.2 Customer Product and Service</w:delText>
        </w:r>
        <w:r w:rsidDel="00E03A2F">
          <w:rPr>
            <w:noProof/>
            <w:webHidden/>
          </w:rPr>
          <w:tab/>
          <w:delText>8</w:delText>
        </w:r>
      </w:del>
    </w:p>
    <w:p w:rsidR="00036409" w:rsidDel="00E03A2F" w:rsidRDefault="00036409">
      <w:pPr>
        <w:pStyle w:val="TOC2"/>
        <w:tabs>
          <w:tab w:val="right" w:leader="dot" w:pos="9350"/>
        </w:tabs>
        <w:rPr>
          <w:del w:id="77" w:author="AdminKK" w:date="2017-09-25T14:42:00Z"/>
          <w:rFonts w:asciiTheme="minorHAnsi" w:eastAsiaTheme="minorEastAsia" w:hAnsiTheme="minorHAnsi" w:cstheme="minorBidi"/>
          <w:noProof/>
          <w:sz w:val="22"/>
          <w:szCs w:val="28"/>
        </w:rPr>
      </w:pPr>
      <w:del w:id="78" w:author="AdminKK" w:date="2017-09-25T14:42:00Z">
        <w:r w:rsidRPr="00E03A2F" w:rsidDel="00E03A2F">
          <w:rPr>
            <w:noProof/>
            <w:rPrChange w:id="79" w:author="AdminKK" w:date="2017-09-25T14:42:00Z">
              <w:rPr>
                <w:rStyle w:val="Hyperlink"/>
                <w:noProof/>
              </w:rPr>
            </w:rPrChange>
          </w:rPr>
          <w:delText>1.3 Customer TD Account Detail</w:delText>
        </w:r>
        <w:r w:rsidDel="00E03A2F">
          <w:rPr>
            <w:noProof/>
            <w:webHidden/>
          </w:rPr>
          <w:tab/>
          <w:delText>13</w:delText>
        </w:r>
      </w:del>
    </w:p>
    <w:p w:rsidR="00036409" w:rsidDel="00E03A2F" w:rsidRDefault="00036409">
      <w:pPr>
        <w:pStyle w:val="TOC2"/>
        <w:tabs>
          <w:tab w:val="right" w:leader="dot" w:pos="9350"/>
        </w:tabs>
        <w:rPr>
          <w:del w:id="80" w:author="AdminKK" w:date="2017-09-25T14:42:00Z"/>
          <w:rFonts w:asciiTheme="minorHAnsi" w:eastAsiaTheme="minorEastAsia" w:hAnsiTheme="minorHAnsi" w:cstheme="minorBidi"/>
          <w:noProof/>
          <w:sz w:val="22"/>
          <w:szCs w:val="28"/>
        </w:rPr>
      </w:pPr>
      <w:del w:id="81" w:author="AdminKK" w:date="2017-09-25T14:42:00Z">
        <w:r w:rsidRPr="00E03A2F" w:rsidDel="00E03A2F">
          <w:rPr>
            <w:noProof/>
            <w:rPrChange w:id="82" w:author="AdminKK" w:date="2017-09-25T14:42:00Z">
              <w:rPr>
                <w:rStyle w:val="Hyperlink"/>
                <w:noProof/>
              </w:rPr>
            </w:rPrChange>
          </w:rPr>
          <w:delText>1.4 Customer Loan Account Detail</w:delText>
        </w:r>
        <w:r w:rsidDel="00E03A2F">
          <w:rPr>
            <w:noProof/>
            <w:webHidden/>
          </w:rPr>
          <w:tab/>
          <w:delText>15</w:delText>
        </w:r>
      </w:del>
    </w:p>
    <w:p w:rsidR="00036409" w:rsidDel="00E03A2F" w:rsidRDefault="00036409">
      <w:pPr>
        <w:pStyle w:val="TOC2"/>
        <w:tabs>
          <w:tab w:val="right" w:leader="dot" w:pos="9350"/>
        </w:tabs>
        <w:rPr>
          <w:del w:id="83" w:author="AdminKK" w:date="2017-09-25T14:42:00Z"/>
          <w:rFonts w:asciiTheme="minorHAnsi" w:eastAsiaTheme="minorEastAsia" w:hAnsiTheme="minorHAnsi" w:cstheme="minorBidi"/>
          <w:noProof/>
          <w:sz w:val="22"/>
          <w:szCs w:val="28"/>
        </w:rPr>
      </w:pPr>
      <w:del w:id="84" w:author="AdminKK" w:date="2017-09-25T14:42:00Z">
        <w:r w:rsidRPr="00E03A2F" w:rsidDel="00E03A2F">
          <w:rPr>
            <w:noProof/>
            <w:rPrChange w:id="85" w:author="AdminKK" w:date="2017-09-25T14:42:00Z">
              <w:rPr>
                <w:rStyle w:val="Hyperlink"/>
                <w:noProof/>
              </w:rPr>
            </w:rPrChange>
          </w:rPr>
          <w:delText>1.5 Customer CASA Account Detail</w:delText>
        </w:r>
        <w:r w:rsidDel="00E03A2F">
          <w:rPr>
            <w:noProof/>
            <w:webHidden/>
          </w:rPr>
          <w:tab/>
          <w:delText>17</w:delText>
        </w:r>
      </w:del>
    </w:p>
    <w:p w:rsidR="00E918BE" w:rsidRDefault="00900D93">
      <w:r>
        <w:fldChar w:fldCharType="end"/>
      </w:r>
      <w:bookmarkStart w:id="86" w:name="_GoBack"/>
      <w:bookmarkEnd w:id="86"/>
      <w:r w:rsidR="00E918BE">
        <w:br w:type="page"/>
      </w:r>
    </w:p>
    <w:p w:rsidR="00D17CBE" w:rsidRDefault="00D17CBE" w:rsidP="00D17CBE"/>
    <w:p w:rsidR="00EB1FE9" w:rsidRPr="00E12BC9" w:rsidRDefault="00047BFE" w:rsidP="00714F98">
      <w:pPr>
        <w:pStyle w:val="Heading1"/>
      </w:pPr>
      <w:bookmarkStart w:id="87" w:name="_Toc494983102"/>
      <w:r>
        <w:t xml:space="preserve">1. </w:t>
      </w:r>
      <w:r w:rsidR="00EB1FE9" w:rsidRPr="00E12BC9">
        <w:t>Screen</w:t>
      </w:r>
      <w:r w:rsidR="00D11F88" w:rsidRPr="00E12BC9">
        <w:t xml:space="preserve"> -</w:t>
      </w:r>
      <w:r w:rsidR="00E02549">
        <w:t xml:space="preserve"> </w:t>
      </w:r>
      <w:r w:rsidR="00D11F88" w:rsidRPr="00E12BC9">
        <w:t>Customer</w:t>
      </w:r>
      <w:bookmarkEnd w:id="87"/>
    </w:p>
    <w:p w:rsidR="003E3754" w:rsidRPr="00060785" w:rsidRDefault="00047BFE" w:rsidP="00A342D5">
      <w:pPr>
        <w:pStyle w:val="Heading2"/>
      </w:pPr>
      <w:bookmarkStart w:id="88" w:name="_Toc494983103"/>
      <w:r>
        <w:t xml:space="preserve">1.1 </w:t>
      </w:r>
      <w:r w:rsidR="00E02549">
        <w:t>Search Customer</w:t>
      </w:r>
      <w:bookmarkEnd w:id="88"/>
    </w:p>
    <w:p w:rsidR="003E3754" w:rsidRPr="00B0237A" w:rsidRDefault="00047BFE" w:rsidP="00B0237A">
      <w:pPr>
        <w:pStyle w:val="Heading3"/>
      </w:pPr>
      <w:r>
        <w:t xml:space="preserve">1.1.1 </w:t>
      </w:r>
      <w:r w:rsidR="003E3754" w:rsidRPr="005B6CF6">
        <w:t>Flow of Screens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754" w:rsidTr="00F72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3E3754" w:rsidRDefault="00E02549" w:rsidP="00F724D7">
            <w:r>
              <w:object w:dxaOrig="19246" w:dyaOrig="11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7pt;height:287.4pt" o:ole="">
                  <v:imagedata r:id="rId10" o:title=""/>
                </v:shape>
                <o:OLEObject Type="Embed" ProgID="Visio.Drawing.15" ShapeID="_x0000_i1025" DrawAspect="Content" ObjectID="_1568724965" r:id="rId11"/>
              </w:object>
            </w:r>
          </w:p>
        </w:tc>
      </w:tr>
    </w:tbl>
    <w:p w:rsidR="003E3754" w:rsidRDefault="003E3754" w:rsidP="003E3754"/>
    <w:p w:rsidR="003E3754" w:rsidRPr="00060785" w:rsidRDefault="00047BFE" w:rsidP="00B0237A">
      <w:pPr>
        <w:pStyle w:val="Heading3"/>
      </w:pPr>
      <w:r>
        <w:t xml:space="preserve">1.1.2 </w:t>
      </w:r>
      <w:r w:rsidR="003E3754" w:rsidRPr="00060785">
        <w:t>Screen Design</w:t>
      </w:r>
    </w:p>
    <w:p w:rsidR="003E3754" w:rsidRDefault="008F4DD9" w:rsidP="005B6CF6">
      <w:pPr>
        <w:pStyle w:val="Heading4"/>
      </w:pPr>
      <w:r>
        <w:t>Search Customer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3E3754" w:rsidTr="00F72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754" w:rsidRDefault="003E3754" w:rsidP="00F724D7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754" w:rsidRDefault="003E3754" w:rsidP="00F724D7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754" w:rsidRDefault="003E3754" w:rsidP="00F724D7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754" w:rsidRDefault="003E3754" w:rsidP="00F724D7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3E3754" w:rsidTr="00F72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3754" w:rsidRDefault="003E3754" w:rsidP="00F724D7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8F4DD9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0174C4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3E3754" w:rsidP="00F724D7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E3754" w:rsidTr="00F724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3754" w:rsidRDefault="003E3754" w:rsidP="00F724D7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8F4DD9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0174C4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3754" w:rsidRDefault="003E3754" w:rsidP="00F724D7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66B4B" w:rsidTr="00F72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B66B4B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เบอร์ติดต่อ</w:t>
            </w:r>
            <w:r>
              <w:t>/</w:t>
            </w:r>
            <w:r>
              <w:rPr>
                <w:rFonts w:hint="cs"/>
                <w:cs/>
              </w:rPr>
              <w:t>อีเมล์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0174C4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ElectronicAddress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B66B4B" w:rsidP="00F724D7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6B4B" w:rsidTr="00F724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1D469A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TB_R_PRODUCT.PRODUCT_NAME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469A" w:rsidRDefault="001D469A" w:rsidP="006655EE">
            <w:pPr>
              <w:pStyle w:val="ListItem"/>
              <w:numPr>
                <w:ilvl w:val="0"/>
                <w:numId w:val="25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ข้อมูลที่แสดงมาจาก </w:t>
            </w:r>
            <w:r w:rsidR="00C57B03">
              <w:rPr>
                <w:rFonts w:ascii="Consolas" w:hAnsi="Consolas" w:cs="Consolas"/>
                <w:color w:val="000000"/>
                <w:sz w:val="19"/>
                <w:szCs w:val="19"/>
              </w:rPr>
              <w:t>TB_R_PRODUCT.PRODUCT_NAME</w:t>
            </w:r>
          </w:p>
          <w:p w:rsidR="00B66B4B" w:rsidDel="008F4DD9" w:rsidRDefault="00B66B4B" w:rsidP="006655EE">
            <w:pPr>
              <w:pStyle w:val="ListItem"/>
              <w:numPr>
                <w:ilvl w:val="0"/>
                <w:numId w:val="25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 </w:t>
            </w:r>
            <w:r>
              <w:t>AutoComplete</w:t>
            </w:r>
          </w:p>
        </w:tc>
      </w:tr>
      <w:tr w:rsidR="00B66B4B" w:rsidTr="00F72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rPr>
                <w:cs/>
              </w:rPr>
            </w:pPr>
            <w:r>
              <w:t>5.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C57B03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B66B4B">
            <w:pPr>
              <w:pStyle w:val="ListItem"/>
              <w:numPr>
                <w:ilvl w:val="0"/>
                <w:numId w:val="2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ให้กรอกได้เมื่อเลือก </w:t>
            </w:r>
            <w:r>
              <w:t>Product</w:t>
            </w:r>
          </w:p>
        </w:tc>
      </w:tr>
      <w:tr w:rsidR="00B66B4B" w:rsidTr="00F724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t>Cutomer Type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853659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C57B03" w:rsidP="006655EE">
            <w:pPr>
              <w:pStyle w:val="ListItem"/>
              <w:ind w:left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>ประกอบไปด้วย</w:t>
            </w:r>
          </w:p>
          <w:p w:rsidR="00C57B03" w:rsidRDefault="00C57B03" w:rsidP="006655EE">
            <w:pPr>
              <w:pStyle w:val="ListParagraph"/>
              <w:numPr>
                <w:ilvl w:val="0"/>
                <w:numId w:val="25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>ทั้งหมด (</w:t>
            </w:r>
            <w:r>
              <w:t>Default)</w:t>
            </w:r>
            <w:r w:rsidR="00853659">
              <w:t xml:space="preserve"> : “”</w:t>
            </w:r>
          </w:p>
          <w:p w:rsidR="00C57B03" w:rsidRDefault="00C57B03" w:rsidP="006655EE">
            <w:pPr>
              <w:pStyle w:val="ListParagraph"/>
              <w:numPr>
                <w:ilvl w:val="0"/>
                <w:numId w:val="25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</w:t>
            </w:r>
            <w:r w:rsidR="00853659">
              <w:t xml:space="preserve"> : 1</w:t>
            </w:r>
          </w:p>
          <w:p w:rsidR="00C57B03" w:rsidRDefault="00C57B03" w:rsidP="006655EE">
            <w:pPr>
              <w:pStyle w:val="ListParagraph"/>
              <w:numPr>
                <w:ilvl w:val="0"/>
                <w:numId w:val="25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Prospect</w:t>
            </w:r>
            <w:r w:rsidR="00853659">
              <w:t xml:space="preserve"> : 2</w:t>
            </w:r>
          </w:p>
          <w:p w:rsidR="00853659" w:rsidRPr="0027178A" w:rsidRDefault="00853659" w:rsidP="006655EE">
            <w:pPr>
              <w:pStyle w:val="ListParagraph"/>
              <w:numPr>
                <w:ilvl w:val="0"/>
                <w:numId w:val="25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lastRenderedPageBreak/>
              <w:t>Employee : 3</w:t>
            </w:r>
          </w:p>
        </w:tc>
      </w:tr>
      <w:tr w:rsidR="00B66B4B" w:rsidTr="00F72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lastRenderedPageBreak/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ทะเบียนรถ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853659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Pr="00853659" w:rsidRDefault="00853659" w:rsidP="006655E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 xml:space="preserve">Call Webservice </w:t>
            </w:r>
            <w:r w:rsidRPr="002B453B">
              <w:rPr>
                <w:color w:val="92D050"/>
                <w:sz w:val="18"/>
                <w:szCs w:val="18"/>
              </w:rPr>
              <w:t>Web service HP</w:t>
            </w:r>
          </w:p>
        </w:tc>
      </w:tr>
      <w:tr w:rsidR="00B66B4B" w:rsidTr="00F724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ชื่อผู้ค้ำ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853659" w:rsidP="00F724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CustomerDeptFirstName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853659" w:rsidP="006655E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color w:val="FFC000"/>
                <w:sz w:val="18"/>
                <w:szCs w:val="18"/>
              </w:rPr>
              <w:t>ServiceName : InquiryCustomerDebt</w:t>
            </w:r>
          </w:p>
        </w:tc>
      </w:tr>
      <w:tr w:rsidR="00B66B4B" w:rsidTr="00F72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</w:pPr>
            <w:r>
              <w:rPr>
                <w:rFonts w:hint="cs"/>
                <w:cs/>
              </w:rP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B66B4B" w:rsidP="00F724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นามสกุลผู้ค้ำ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Del="008F4DD9" w:rsidRDefault="0085365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CustomerDeptLastName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66B4B" w:rsidRDefault="00853659" w:rsidP="006655E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color w:val="FFC000"/>
                <w:sz w:val="18"/>
                <w:szCs w:val="18"/>
              </w:rPr>
              <w:t>ServiceName : InquiryCustomerDebt</w:t>
            </w:r>
          </w:p>
        </w:tc>
      </w:tr>
    </w:tbl>
    <w:p w:rsidR="00853659" w:rsidRDefault="00853659" w:rsidP="003E3754"/>
    <w:p w:rsidR="003E3754" w:rsidRDefault="00A05709" w:rsidP="006655EE">
      <w:pPr>
        <w:pStyle w:val="Heading4"/>
      </w:pPr>
      <w:r>
        <w:rPr>
          <w:rFonts w:hint="cs"/>
          <w:cs/>
        </w:rPr>
        <w:t xml:space="preserve">ผลการค้นหา </w:t>
      </w:r>
      <w:r>
        <w:t>Customer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A05709" w:rsidTr="00271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709" w:rsidRDefault="00A05709" w:rsidP="0027178A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5709" w:rsidRDefault="00A05709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5709" w:rsidRDefault="00A05709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5709" w:rsidRDefault="00A05709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A05709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A05709" w:rsidP="0027178A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05709" w:rsidRDefault="00A0570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Action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05709" w:rsidRDefault="00A0570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05709" w:rsidRDefault="00A05709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ประกอบด้วย</w:t>
            </w:r>
          </w:p>
          <w:p w:rsidR="00A05709" w:rsidRDefault="00A05709" w:rsidP="006655EE">
            <w:pPr>
              <w:pStyle w:val="ListParagraph"/>
              <w:numPr>
                <w:ilvl w:val="0"/>
                <w:numId w:val="25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ปุ่ม</w:t>
            </w:r>
            <w:r>
              <w:t xml:space="preserve"> New SR</w:t>
            </w:r>
          </w:p>
          <w:p w:rsidR="00A05709" w:rsidRDefault="00A05709" w:rsidP="006655EE">
            <w:pPr>
              <w:pStyle w:val="ListParagraph"/>
              <w:numPr>
                <w:ilvl w:val="0"/>
                <w:numId w:val="25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ปุ่ม </w:t>
            </w:r>
            <w:r>
              <w:t>Edit Customer</w:t>
            </w:r>
          </w:p>
          <w:p w:rsidR="00A05709" w:rsidRPr="0027178A" w:rsidRDefault="00A05709" w:rsidP="006655EE">
            <w:pPr>
              <w:pStyle w:val="ListParagraph"/>
              <w:numPr>
                <w:ilvl w:val="0"/>
                <w:numId w:val="25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ปุ่ม </w:t>
            </w:r>
            <w:r>
              <w:t>View Customer</w:t>
            </w:r>
          </w:p>
        </w:tc>
      </w:tr>
      <w:tr w:rsidR="00A05709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A05709" w:rsidP="0027178A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A05709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CIF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853659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4B5E40" w:rsidP="0027178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A05709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A05709" w:rsidP="0027178A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A0570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ชื่อจริงลูกค้า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85365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4B5E40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A05709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461CBC" w:rsidP="0027178A">
            <w:pPr>
              <w:pStyle w:val="TableContent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461CBC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853659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05709" w:rsidRDefault="004B5E40" w:rsidP="0027178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461CBC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เลขที่บัตร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85365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B5E40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461CBC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rPr>
                <w:cs/>
              </w:rPr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ประเภทบัตร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853659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IDTypeCode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B5E40" w:rsidP="0027178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461CBC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rPr>
                <w:cs/>
              </w:rPr>
            </w:pPr>
            <w:r>
              <w:rPr>
                <w:rFonts w:hint="cs"/>
                <w:cs/>
              </w:rP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853659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CustomerCategory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B5E40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จาก </w:t>
            </w:r>
            <w:r>
              <w:t xml:space="preserve">Webservice </w:t>
            </w:r>
            <w:r>
              <w:rPr>
                <w:color w:val="FF0000"/>
                <w:sz w:val="18"/>
                <w:szCs w:val="18"/>
              </w:rPr>
              <w:t>InquiryCustomerByInformation</w:t>
            </w:r>
          </w:p>
        </w:tc>
      </w:tr>
      <w:tr w:rsidR="009703FC" w:rsidRPr="009703FC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Pr="006655EE" w:rsidRDefault="00461CBC" w:rsidP="0027178A">
            <w:pPr>
              <w:pStyle w:val="TableContent"/>
              <w:rPr>
                <w:color w:val="000000" w:themeColor="text1"/>
                <w:cs/>
              </w:rPr>
            </w:pPr>
            <w:r w:rsidRPr="006655EE">
              <w:rPr>
                <w:color w:val="000000" w:themeColor="text1"/>
                <w:cs/>
              </w:rP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Pr="006655EE" w:rsidRDefault="00461CBC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6655EE">
              <w:rPr>
                <w:color w:val="000000" w:themeColor="text1"/>
              </w:rPr>
              <w:t>Customer Type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Pr="006655EE" w:rsidRDefault="00853659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53659" w:rsidRPr="0027178A" w:rsidRDefault="004B5E40" w:rsidP="006655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แสดงข้อมูลตามที่เลือกจาก </w:t>
            </w:r>
            <w:r>
              <w:t xml:space="preserve">Dropdownlist Customer Type </w:t>
            </w:r>
            <w:r>
              <w:rPr>
                <w:rFonts w:hint="cs"/>
                <w:cs/>
              </w:rPr>
              <w:t>ถ้าไม่เลือกจะว่าง</w:t>
            </w:r>
          </w:p>
        </w:tc>
      </w:tr>
      <w:tr w:rsidR="00461CBC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rPr>
                <w:cs/>
              </w:rPr>
            </w:pPr>
            <w: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61CBC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1CBC" w:rsidRDefault="004B5E40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แสดงข้อมูลจาก </w:t>
            </w:r>
            <w:r>
              <w:t xml:space="preserve">Dropdownlist Product </w:t>
            </w:r>
            <w:r>
              <w:rPr>
                <w:rFonts w:hint="cs"/>
                <w:cs/>
              </w:rPr>
              <w:t>ถ้าไม่เลือกจะว่าง</w:t>
            </w:r>
          </w:p>
        </w:tc>
      </w:tr>
    </w:tbl>
    <w:p w:rsidR="00A05709" w:rsidRDefault="00A05709" w:rsidP="003E3754"/>
    <w:p w:rsidR="003E3754" w:rsidRDefault="00047BFE" w:rsidP="00B0237A">
      <w:pPr>
        <w:pStyle w:val="Heading3"/>
      </w:pPr>
      <w:r>
        <w:t xml:space="preserve">1.1.3 </w:t>
      </w:r>
      <w:r w:rsidR="003E3754">
        <w:t>Screen Actions</w:t>
      </w:r>
    </w:p>
    <w:p w:rsidR="003E3754" w:rsidRDefault="008F4DD9" w:rsidP="009E60E6">
      <w:pPr>
        <w:pStyle w:val="Heading4"/>
      </w:pPr>
      <w:r w:rsidRPr="00430F0E">
        <w:t xml:space="preserve">Action: </w:t>
      </w:r>
      <w:r w:rsidRPr="00430F0E">
        <w:rPr>
          <w:rFonts w:hint="cs"/>
          <w:cs/>
        </w:rPr>
        <w:t>โหลดหน้าจอ</w:t>
      </w:r>
    </w:p>
    <w:p w:rsidR="003E3754" w:rsidRDefault="008F4DD9" w:rsidP="006655E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ผู้ใช้คลิกแท็บ </w:t>
      </w:r>
      <w:r>
        <w:t>Customer</w:t>
      </w:r>
    </w:p>
    <w:p w:rsidR="003E3754" w:rsidRDefault="008F4DD9" w:rsidP="006139F6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ขั้นตอนการทำงาน </w:t>
      </w:r>
    </w:p>
    <w:p w:rsidR="003E3754" w:rsidRDefault="003E3754" w:rsidP="006139F6">
      <w:pPr>
        <w:pStyle w:val="ListParagraph"/>
        <w:numPr>
          <w:ilvl w:val="1"/>
          <w:numId w:val="2"/>
        </w:numPr>
      </w:pPr>
      <w:r>
        <w:t>Target URL: ~</w:t>
      </w:r>
      <w:r>
        <w:rPr>
          <w:rFonts w:hint="cs"/>
          <w:cs/>
        </w:rPr>
        <w:t>/</w:t>
      </w:r>
      <w:r w:rsidR="008F4DD9">
        <w:t>Customer</w:t>
      </w:r>
      <w:r>
        <w:t>/</w:t>
      </w:r>
      <w:r w:rsidR="008F4DD9">
        <w:t>Search</w:t>
      </w:r>
    </w:p>
    <w:p w:rsidR="003E3754" w:rsidRDefault="008F4DD9" w:rsidP="006139F6">
      <w:pPr>
        <w:pStyle w:val="ListParagraph"/>
        <w:numPr>
          <w:ilvl w:val="1"/>
          <w:numId w:val="2"/>
        </w:numPr>
      </w:pPr>
      <w:r>
        <w:t>View : ~/Customer/Search.</w:t>
      </w:r>
      <w:r w:rsidRPr="00CB55F8">
        <w:t>cshtml</w:t>
      </w:r>
    </w:p>
    <w:p w:rsidR="008F4DD9" w:rsidRDefault="00461CBC" w:rsidP="006139F6">
      <w:pPr>
        <w:pStyle w:val="ListParagraph"/>
        <w:numPr>
          <w:ilvl w:val="1"/>
          <w:numId w:val="2"/>
        </w:numPr>
      </w:pPr>
      <w:r>
        <w:t xml:space="preserve">Initial Data </w:t>
      </w:r>
      <w:r>
        <w:rPr>
          <w:rFonts w:hint="cs"/>
          <w:cs/>
        </w:rPr>
        <w:t xml:space="preserve">ตาม </w:t>
      </w:r>
      <w:r>
        <w:t>Screen Design</w:t>
      </w:r>
    </w:p>
    <w:p w:rsidR="00461CBC" w:rsidRDefault="00461CBC" w:rsidP="005F4709">
      <w:pPr>
        <w:pStyle w:val="Subtitle"/>
      </w:pPr>
    </w:p>
    <w:p w:rsidR="004B5E40" w:rsidRDefault="004B5E40">
      <w:pPr>
        <w:rPr>
          <w:color w:val="0000CC"/>
          <w:u w:val="single"/>
        </w:rPr>
      </w:pPr>
      <w:r>
        <w:br w:type="page"/>
      </w:r>
    </w:p>
    <w:p w:rsidR="00461CBC" w:rsidRDefault="00461CBC" w:rsidP="00461CBC">
      <w:pPr>
        <w:pStyle w:val="Heading4"/>
      </w:pPr>
      <w:r w:rsidRPr="00430F0E">
        <w:lastRenderedPageBreak/>
        <w:t xml:space="preserve">Action: </w:t>
      </w:r>
      <w:r>
        <w:rPr>
          <w:rFonts w:hint="cs"/>
          <w:cs/>
        </w:rPr>
        <w:t xml:space="preserve">ค้นหา </w:t>
      </w:r>
      <w:r>
        <w:t>Customer</w:t>
      </w:r>
    </w:p>
    <w:p w:rsidR="00461CBC" w:rsidRDefault="00461CBC" w:rsidP="006655EE">
      <w:pPr>
        <w:pStyle w:val="Subtitle"/>
        <w:numPr>
          <w:ilvl w:val="0"/>
          <w:numId w:val="254"/>
        </w:numPr>
        <w:rPr>
          <w:b w:val="0"/>
          <w:sz w:val="20"/>
          <w:szCs w:val="20"/>
        </w:rPr>
      </w:pPr>
      <w:r w:rsidRPr="002B453B">
        <w:rPr>
          <w:rFonts w:hint="cs"/>
          <w:b w:val="0"/>
          <w:sz w:val="20"/>
          <w:szCs w:val="20"/>
          <w:cs/>
        </w:rPr>
        <w:t xml:space="preserve">เงื่อนไขการค้นหาอย่างน้อย </w:t>
      </w:r>
      <w:r w:rsidRPr="002B453B">
        <w:rPr>
          <w:b w:val="0"/>
          <w:sz w:val="20"/>
          <w:szCs w:val="20"/>
        </w:rPr>
        <w:t xml:space="preserve">1 </w:t>
      </w:r>
      <w:r w:rsidRPr="002B453B">
        <w:rPr>
          <w:rFonts w:hint="cs"/>
          <w:b w:val="0"/>
          <w:sz w:val="20"/>
          <w:szCs w:val="20"/>
          <w:cs/>
        </w:rPr>
        <w:t>เงื่อนไขและกดปุ่มค้นหา</w:t>
      </w:r>
    </w:p>
    <w:p w:rsidR="00B32BA6" w:rsidRDefault="009703FC" w:rsidP="006655EE">
      <w:pPr>
        <w:pStyle w:val="Subtitle"/>
        <w:numPr>
          <w:ilvl w:val="0"/>
          <w:numId w:val="254"/>
        </w:numPr>
        <w:rPr>
          <w:b w:val="0"/>
          <w:sz w:val="20"/>
          <w:szCs w:val="20"/>
        </w:rPr>
      </w:pPr>
      <w:r w:rsidRPr="006655EE">
        <w:rPr>
          <w:rFonts w:hint="eastAsia"/>
          <w:b w:val="0"/>
          <w:sz w:val="20"/>
          <w:szCs w:val="20"/>
          <w:cs/>
        </w:rPr>
        <w:t>เมื่อกดปุ่ม</w:t>
      </w:r>
      <w:r w:rsidRPr="006655EE">
        <w:rPr>
          <w:b w:val="0"/>
          <w:sz w:val="20"/>
          <w:szCs w:val="20"/>
          <w:cs/>
        </w:rPr>
        <w:t xml:space="preserve"> </w:t>
      </w:r>
      <w:r w:rsidRPr="006655EE">
        <w:rPr>
          <w:b w:val="0"/>
          <w:sz w:val="20"/>
          <w:szCs w:val="20"/>
        </w:rPr>
        <w:t>Search</w:t>
      </w:r>
    </w:p>
    <w:p w:rsidR="009703FC" w:rsidRDefault="009703FC" w:rsidP="006655EE">
      <w:pPr>
        <w:pStyle w:val="ListParagraph"/>
        <w:numPr>
          <w:ilvl w:val="4"/>
          <w:numId w:val="2"/>
        </w:numPr>
        <w:ind w:left="1418"/>
      </w:pPr>
      <w:r>
        <w:t>Target URL: ~</w:t>
      </w:r>
      <w:r>
        <w:rPr>
          <w:rFonts w:hint="cs"/>
          <w:cs/>
        </w:rPr>
        <w:t>/</w:t>
      </w:r>
      <w:r>
        <w:t>Customer</w:t>
      </w:r>
      <w:r w:rsidRPr="007F284D">
        <w:t>/</w:t>
      </w:r>
      <w:r w:rsidR="00350F20">
        <w:t>Customer</w:t>
      </w:r>
      <w:r>
        <w:t>List</w:t>
      </w:r>
    </w:p>
    <w:p w:rsidR="009703FC" w:rsidRDefault="009703FC" w:rsidP="006655EE">
      <w:pPr>
        <w:pStyle w:val="ListParagraph"/>
        <w:numPr>
          <w:ilvl w:val="4"/>
          <w:numId w:val="2"/>
        </w:numPr>
        <w:ind w:left="1418"/>
      </w:pPr>
      <w:r>
        <w:t>Parameter</w:t>
      </w:r>
    </w:p>
    <w:tbl>
      <w:tblPr>
        <w:tblStyle w:val="TableGrid"/>
        <w:tblW w:w="2148" w:type="pct"/>
        <w:tblInd w:w="1240" w:type="dxa"/>
        <w:tblLook w:val="04A0" w:firstRow="1" w:lastRow="0" w:firstColumn="1" w:lastColumn="0" w:noHBand="0" w:noVBand="1"/>
      </w:tblPr>
      <w:tblGrid>
        <w:gridCol w:w="435"/>
        <w:gridCol w:w="3679"/>
      </w:tblGrid>
      <w:tr w:rsidR="009703FC" w:rsidTr="00665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shd w:val="clear" w:color="auto" w:fill="D9D9D9" w:themeFill="background1" w:themeFillShade="D9"/>
          </w:tcPr>
          <w:p w:rsidR="009703FC" w:rsidRDefault="009703FC" w:rsidP="0027178A">
            <w:pPr>
              <w:pStyle w:val="TableHeader"/>
            </w:pPr>
            <w:r>
              <w:t>#</w:t>
            </w:r>
          </w:p>
        </w:tc>
        <w:tc>
          <w:tcPr>
            <w:tcW w:w="4558" w:type="pct"/>
            <w:shd w:val="clear" w:color="auto" w:fill="D9D9D9" w:themeFill="background1" w:themeFillShade="D9"/>
          </w:tcPr>
          <w:p w:rsidR="009703FC" w:rsidRDefault="009703FC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</w:t>
            </w:r>
          </w:p>
        </w:tc>
      </w:tr>
      <w:tr w:rsidR="009703FC" w:rsidRPr="005F5440" w:rsidTr="00665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9703FC" w:rsidRDefault="009703FC" w:rsidP="0027178A">
            <w:pPr>
              <w:pStyle w:val="TableContent"/>
            </w:pPr>
            <w:r>
              <w:t>1</w:t>
            </w:r>
          </w:p>
        </w:tc>
        <w:tc>
          <w:tcPr>
            <w:tcW w:w="4558" w:type="pct"/>
            <w:vAlign w:val="top"/>
          </w:tcPr>
          <w:p w:rsidR="009703FC" w:rsidRDefault="005A0C4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ชื่อลูกค้า</w:t>
            </w:r>
            <w:r w:rsidR="009703FC">
              <w:t xml:space="preserve"> (FirstName)</w:t>
            </w:r>
          </w:p>
        </w:tc>
      </w:tr>
      <w:tr w:rsidR="009703FC" w:rsidRPr="005F5440" w:rsidTr="006655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9703FC" w:rsidRDefault="009703FC" w:rsidP="0027178A">
            <w:pPr>
              <w:pStyle w:val="TableContent"/>
            </w:pPr>
            <w:r>
              <w:t>2</w:t>
            </w:r>
          </w:p>
        </w:tc>
        <w:tc>
          <w:tcPr>
            <w:tcW w:w="4558" w:type="pct"/>
            <w:vAlign w:val="top"/>
          </w:tcPr>
          <w:p w:rsidR="009703FC" w:rsidRDefault="005A0C4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>นามสกุลลูกค้า</w:t>
            </w:r>
            <w:r w:rsidR="009703FC">
              <w:rPr>
                <w:rFonts w:hint="cs"/>
                <w:cs/>
              </w:rPr>
              <w:t xml:space="preserve"> </w:t>
            </w:r>
            <w:r w:rsidR="009703FC">
              <w:t>(LastName)</w:t>
            </w:r>
          </w:p>
        </w:tc>
      </w:tr>
      <w:tr w:rsidR="009703FC" w:rsidRPr="005F5440" w:rsidTr="00665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9703FC" w:rsidRDefault="009703FC" w:rsidP="0027178A">
            <w:pPr>
              <w:pStyle w:val="TableContent"/>
            </w:pPr>
            <w:r>
              <w:t>3</w:t>
            </w:r>
          </w:p>
        </w:tc>
        <w:tc>
          <w:tcPr>
            <w:tcW w:w="4558" w:type="pct"/>
            <w:vAlign w:val="top"/>
          </w:tcPr>
          <w:p w:rsidR="009703FC" w:rsidRDefault="005A0C42" w:rsidP="009703F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เบอร์ติดต่อ/อีเมล์</w:t>
            </w:r>
            <w:r>
              <w:t xml:space="preserve"> (ElectronicAddress)</w:t>
            </w:r>
          </w:p>
        </w:tc>
      </w:tr>
      <w:tr w:rsidR="005A0C42" w:rsidRPr="005F5440" w:rsidTr="005A0C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4</w:t>
            </w:r>
          </w:p>
        </w:tc>
        <w:tc>
          <w:tcPr>
            <w:tcW w:w="4558" w:type="pct"/>
            <w:vAlign w:val="top"/>
          </w:tcPr>
          <w:p w:rsidR="005A0C42" w:rsidRDefault="005A0C42" w:rsidP="009703F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>เลขที่บัตร</w:t>
            </w:r>
            <w:r>
              <w:t xml:space="preserve"> (</w:t>
            </w:r>
            <w:r w:rsidR="00C300EB">
              <w:t>IDNumber</w:t>
            </w:r>
            <w:r>
              <w:t>)</w:t>
            </w:r>
          </w:p>
        </w:tc>
      </w:tr>
      <w:tr w:rsidR="005A0C42" w:rsidRPr="005F5440" w:rsidTr="005A0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5</w:t>
            </w:r>
          </w:p>
        </w:tc>
        <w:tc>
          <w:tcPr>
            <w:tcW w:w="4558" w:type="pct"/>
            <w:vAlign w:val="top"/>
          </w:tcPr>
          <w:p w:rsidR="005A0C42" w:rsidRDefault="005A0C42" w:rsidP="009703F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 (Product)</w:t>
            </w:r>
          </w:p>
        </w:tc>
      </w:tr>
      <w:tr w:rsidR="005A0C42" w:rsidRPr="005F5440" w:rsidTr="005A0C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6</w:t>
            </w:r>
          </w:p>
        </w:tc>
        <w:tc>
          <w:tcPr>
            <w:tcW w:w="4558" w:type="pct"/>
            <w:vAlign w:val="top"/>
          </w:tcPr>
          <w:p w:rsidR="005A0C42" w:rsidRDefault="005A0C4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 Number (AccountNumber)</w:t>
            </w:r>
          </w:p>
        </w:tc>
      </w:tr>
      <w:tr w:rsidR="005A0C42" w:rsidRPr="005F5440" w:rsidTr="005A0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7</w:t>
            </w:r>
          </w:p>
        </w:tc>
        <w:tc>
          <w:tcPr>
            <w:tcW w:w="4558" w:type="pct"/>
            <w:vAlign w:val="top"/>
          </w:tcPr>
          <w:p w:rsidR="005A0C42" w:rsidRDefault="005A0C42" w:rsidP="009703F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Type (CustomerType)</w:t>
            </w:r>
          </w:p>
        </w:tc>
      </w:tr>
      <w:tr w:rsidR="005A0C42" w:rsidRPr="005F5440" w:rsidTr="005A0C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8</w:t>
            </w:r>
          </w:p>
        </w:tc>
        <w:tc>
          <w:tcPr>
            <w:tcW w:w="4558" w:type="pct"/>
            <w:vAlign w:val="top"/>
          </w:tcPr>
          <w:p w:rsidR="005A0C42" w:rsidRDefault="004377EC" w:rsidP="009703F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>ทะเบียนรถยนต์</w:t>
            </w:r>
            <w:r w:rsidR="005A0C42">
              <w:t xml:space="preserve"> (CarNo)</w:t>
            </w:r>
          </w:p>
        </w:tc>
      </w:tr>
      <w:tr w:rsidR="005A0C42" w:rsidRPr="005F5440" w:rsidTr="005A0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9</w:t>
            </w:r>
          </w:p>
        </w:tc>
        <w:tc>
          <w:tcPr>
            <w:tcW w:w="4558" w:type="pct"/>
            <w:vAlign w:val="top"/>
          </w:tcPr>
          <w:p w:rsidR="005A0C42" w:rsidRDefault="005A0C42" w:rsidP="009703F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ชื่อผู้ค้ำ </w:t>
            </w:r>
            <w:r>
              <w:t>(CustomerDeptFirstName)</w:t>
            </w:r>
          </w:p>
        </w:tc>
      </w:tr>
      <w:tr w:rsidR="005A0C42" w:rsidRPr="005F5440" w:rsidTr="005A0C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top"/>
          </w:tcPr>
          <w:p w:rsidR="005A0C42" w:rsidRDefault="005A0C42" w:rsidP="0027178A">
            <w:pPr>
              <w:pStyle w:val="TableContent"/>
            </w:pPr>
            <w:r>
              <w:t>10</w:t>
            </w:r>
          </w:p>
        </w:tc>
        <w:tc>
          <w:tcPr>
            <w:tcW w:w="4558" w:type="pct"/>
            <w:vAlign w:val="top"/>
          </w:tcPr>
          <w:p w:rsidR="005A0C42" w:rsidRDefault="005A0C42" w:rsidP="009703F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นามสกุลผู้ค้ำ </w:t>
            </w:r>
            <w:r>
              <w:t>(CustomerDeptLastName)</w:t>
            </w:r>
          </w:p>
        </w:tc>
      </w:tr>
    </w:tbl>
    <w:p w:rsidR="009703FC" w:rsidRDefault="009703FC" w:rsidP="006655EE">
      <w:pPr>
        <w:pStyle w:val="ListParagraph"/>
        <w:ind w:left="1418"/>
      </w:pPr>
    </w:p>
    <w:p w:rsidR="009703FC" w:rsidRDefault="00337AE3" w:rsidP="006655EE">
      <w:pPr>
        <w:pStyle w:val="ListParagraph"/>
        <w:numPr>
          <w:ilvl w:val="4"/>
          <w:numId w:val="2"/>
        </w:numPr>
        <w:ind w:left="1418"/>
      </w:pPr>
      <w:r>
        <w:rPr>
          <w:rFonts w:hint="cs"/>
          <w:cs/>
        </w:rPr>
        <w:t>การประมวลผล</w:t>
      </w:r>
    </w:p>
    <w:p w:rsidR="00631D8F" w:rsidRDefault="00631D8F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>ถ้าทะเบียนรถยนต์ ไม่เป็นค่าว่าง</w:t>
      </w:r>
      <w:r>
        <w:t xml:space="preserve"> </w:t>
      </w:r>
      <w:r>
        <w:rPr>
          <w:rFonts w:hint="cs"/>
          <w:cs/>
        </w:rPr>
        <w:t xml:space="preserve">ให้ </w:t>
      </w:r>
      <w:r>
        <w:t xml:space="preserve">Call Webservice </w:t>
      </w:r>
      <w:r w:rsidRPr="00A95CA2">
        <w:rPr>
          <w:rFonts w:eastAsiaTheme="minorHAnsi"/>
          <w:color w:val="92D050"/>
          <w:sz w:val="18"/>
          <w:szCs w:val="18"/>
        </w:rPr>
        <w:t>Web service HP</w:t>
      </w:r>
    </w:p>
    <w:p w:rsidR="00631D8F" w:rsidRDefault="00631D8F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>ถ้า</w:t>
      </w:r>
      <w:r w:rsidRPr="00703638">
        <w:t xml:space="preserve"> </w:t>
      </w:r>
      <w:r>
        <w:t xml:space="preserve">Call Webservice </w:t>
      </w:r>
      <w:r w:rsidRPr="002B453B">
        <w:rPr>
          <w:rFonts w:eastAsiaTheme="minorHAnsi"/>
          <w:color w:val="92D050"/>
          <w:sz w:val="18"/>
          <w:szCs w:val="18"/>
        </w:rPr>
        <w:t>Web service HP</w:t>
      </w:r>
      <w:r>
        <w:rPr>
          <w:rFonts w:hint="cs"/>
          <w:cs/>
        </w:rPr>
        <w:t xml:space="preserve"> แล้วได้ข้อมูลลูกค้ามากกว่า 1 ราย ให้แสดงหน้าจอ </w:t>
      </w:r>
      <w:r>
        <w:t xml:space="preserve">Popup </w:t>
      </w:r>
      <w:r>
        <w:rPr>
          <w:rFonts w:hint="cs"/>
          <w:cs/>
        </w:rPr>
        <w:t>เพื่อให้ลูกค้าเลือก</w:t>
      </w:r>
    </w:p>
    <w:p w:rsidR="00631D8F" w:rsidRDefault="00631D8F" w:rsidP="006655EE">
      <w:pPr>
        <w:jc w:val="center"/>
      </w:pPr>
      <w:r w:rsidRPr="00C74A87">
        <w:rPr>
          <w:noProof/>
        </w:rPr>
        <w:drawing>
          <wp:inline distT="0" distB="0" distL="0" distR="0" wp14:anchorId="0753EAF7" wp14:editId="3969C9EA">
            <wp:extent cx="3858518" cy="1645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436" cy="16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F" w:rsidRDefault="00631D8F" w:rsidP="006655EE"/>
    <w:p w:rsidR="00337AE3" w:rsidRDefault="00337AE3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>ถ้าชื่อลูกค้า</w:t>
      </w:r>
      <w:r w:rsidR="001B79DD">
        <w:t>,</w:t>
      </w:r>
      <w:r>
        <w:rPr>
          <w:rFonts w:hint="cs"/>
          <w:cs/>
        </w:rPr>
        <w:t>นามสกุลลูกค้า</w:t>
      </w:r>
      <w:r w:rsidR="001B79DD">
        <w:t>,</w:t>
      </w:r>
      <w:r w:rsidR="001B79DD">
        <w:rPr>
          <w:rFonts w:hint="cs"/>
          <w:cs/>
        </w:rPr>
        <w:t xml:space="preserve">เบอร์ติดต่อ/อีเมล์ หรือ เลขที่บัตร </w:t>
      </w:r>
      <w:r>
        <w:rPr>
          <w:rFonts w:hint="cs"/>
          <w:cs/>
        </w:rPr>
        <w:t xml:space="preserve">ไม่เป็นค่าว่าง ให้ </w:t>
      </w:r>
      <w:r>
        <w:t xml:space="preserve">Call Webservice </w:t>
      </w:r>
      <w:r w:rsidRPr="006655EE">
        <w:rPr>
          <w:rFonts w:eastAsiaTheme="minorHAnsi"/>
          <w:color w:val="000000" w:themeColor="text1"/>
          <w:sz w:val="18"/>
          <w:szCs w:val="18"/>
        </w:rPr>
        <w:t>CBSCF003 – InquiryCustomerByInformation</w:t>
      </w:r>
      <w:r w:rsidR="00C300EB">
        <w:t xml:space="preserve"> </w:t>
      </w:r>
      <w:r w:rsidR="00C300EB">
        <w:rPr>
          <w:rFonts w:hint="cs"/>
          <w:cs/>
        </w:rPr>
        <w:t xml:space="preserve">โดยใช้ </w:t>
      </w:r>
      <w:r w:rsidR="00C300EB">
        <w:t>Parameter FirstName, LastName, ElectronicAddress, IDNumber</w:t>
      </w:r>
    </w:p>
    <w:p w:rsidR="00703638" w:rsidRDefault="001B79DD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 xml:space="preserve">ถ้า เลขที่สัญญา ไม่เป็นค่าว่าง ให้ </w:t>
      </w:r>
      <w:r>
        <w:t xml:space="preserve">Call Webservice </w:t>
      </w:r>
      <w:r w:rsidRPr="006655EE">
        <w:rPr>
          <w:rFonts w:eastAsiaTheme="minorHAnsi"/>
          <w:color w:val="000000" w:themeColor="text1"/>
          <w:sz w:val="18"/>
          <w:szCs w:val="18"/>
        </w:rPr>
        <w:t>CBSCF005 : InquiryCustomerByAccountNumber</w:t>
      </w:r>
    </w:p>
    <w:p w:rsidR="00703638" w:rsidRDefault="00703638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 xml:space="preserve">ถ้าชื่อผู้ค้ำหรือนามสกุลผู้ค้ำ ไม่เป็นค่าว่าง ให้ </w:t>
      </w:r>
      <w:r>
        <w:t xml:space="preserve">Call Webservice </w:t>
      </w:r>
      <w:r>
        <w:rPr>
          <w:rFonts w:eastAsiaTheme="minorHAnsi"/>
          <w:color w:val="FFC000"/>
          <w:sz w:val="18"/>
          <w:szCs w:val="18"/>
        </w:rPr>
        <w:t>InquiryCustomerDebt</w:t>
      </w:r>
    </w:p>
    <w:p w:rsidR="004B5E40" w:rsidRDefault="004B5E40">
      <w:pPr>
        <w:rPr>
          <w:cs/>
        </w:rPr>
      </w:pPr>
      <w:r>
        <w:rPr>
          <w:cs/>
        </w:rPr>
        <w:br w:type="page"/>
      </w:r>
    </w:p>
    <w:p w:rsidR="00C300EB" w:rsidRDefault="00C300EB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lastRenderedPageBreak/>
        <w:t xml:space="preserve">คำอธิบาย </w:t>
      </w:r>
      <w:r>
        <w:t xml:space="preserve">: </w:t>
      </w:r>
      <w:r>
        <w:rPr>
          <w:rFonts w:hint="cs"/>
          <w:cs/>
        </w:rPr>
        <w:t xml:space="preserve">การแสดงข้อมูลในหน้าจอ </w:t>
      </w:r>
      <w:r>
        <w:t xml:space="preserve">Popup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C300EB" w:rsidTr="00271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00EB" w:rsidRDefault="00C300EB" w:rsidP="0027178A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00EB" w:rsidRDefault="00C300EB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00EB" w:rsidRDefault="00C300EB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00EB" w:rsidRDefault="00C300EB" w:rsidP="0027178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C300EB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C300EB" w:rsidRDefault="00C300EB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Action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C300EB" w:rsidRDefault="00C300EB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C300EB" w:rsidRDefault="00C300EB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ประกอบด้วย</w:t>
            </w:r>
          </w:p>
          <w:p w:rsidR="00C300EB" w:rsidRDefault="00C300EB" w:rsidP="006655EE">
            <w:pPr>
              <w:pStyle w:val="ListParagraph"/>
              <w:numPr>
                <w:ilvl w:val="0"/>
                <w:numId w:val="2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ปุ่ม</w:t>
            </w:r>
            <w:r>
              <w:t xml:space="preserve"> View</w:t>
            </w:r>
          </w:p>
          <w:p w:rsidR="00C300EB" w:rsidRPr="00C300EB" w:rsidRDefault="00C300EB" w:rsidP="006655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เมื่อกดปุ่ม </w:t>
            </w:r>
            <w:r>
              <w:t xml:space="preserve">View </w:t>
            </w:r>
            <w:r>
              <w:rPr>
                <w:rFonts w:hint="cs"/>
                <w:cs/>
              </w:rPr>
              <w:t xml:space="preserve">จะทำการ </w:t>
            </w:r>
            <w:r>
              <w:t xml:space="preserve">Call Webservice </w:t>
            </w:r>
            <w:r w:rsidRPr="002B453B">
              <w:rPr>
                <w:rFonts w:eastAsiaTheme="minorHAnsi"/>
                <w:color w:val="000000" w:themeColor="text1"/>
                <w:sz w:val="18"/>
                <w:szCs w:val="18"/>
              </w:rPr>
              <w:t>CBSCF003 – InquiryCustomerByInformation</w:t>
            </w:r>
            <w:r>
              <w:rPr>
                <w:rFonts w:hint="cs"/>
                <w:cs/>
              </w:rPr>
              <w:t xml:space="preserve"> เพื่อค้นหาข้อมูลลูกค้า</w:t>
            </w:r>
          </w:p>
        </w:tc>
      </w:tr>
      <w:tr w:rsidR="00C300EB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เลขที่บัตร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C300EB" w:rsidTr="00271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ชื่อจริงลูกค้า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C300EB" w:rsidTr="002717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C300EB" w:rsidRDefault="00C300EB" w:rsidP="0027178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</w:tbl>
    <w:p w:rsidR="00C300EB" w:rsidRPr="006655EE" w:rsidRDefault="00C300EB" w:rsidP="006655EE">
      <w:pPr>
        <w:rPr>
          <w:sz w:val="16"/>
          <w:szCs w:val="16"/>
        </w:rPr>
      </w:pPr>
    </w:p>
    <w:p w:rsidR="00337AE3" w:rsidRDefault="0027006E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 xml:space="preserve">นำข้อมูลจาก </w:t>
      </w:r>
      <w:r>
        <w:t xml:space="preserve">Webservice </w:t>
      </w:r>
      <w:r>
        <w:rPr>
          <w:rFonts w:hint="cs"/>
          <w:cs/>
        </w:rPr>
        <w:t>ทั้งหมดมารวมกันและ</w:t>
      </w:r>
      <w:r w:rsidR="00D24141">
        <w:rPr>
          <w:rFonts w:hint="cs"/>
          <w:cs/>
        </w:rPr>
        <w:t>แสดงผลการ</w:t>
      </w:r>
      <w:r w:rsidR="00337AE3">
        <w:rPr>
          <w:rFonts w:hint="cs"/>
          <w:cs/>
        </w:rPr>
        <w:t xml:space="preserve">ค้นหา </w:t>
      </w:r>
      <w:r w:rsidR="00703638">
        <w:t>Customer</w:t>
      </w:r>
      <w:r w:rsidR="00337AE3">
        <w:t xml:space="preserve"> </w:t>
      </w:r>
      <w:r w:rsidR="00337AE3">
        <w:rPr>
          <w:rFonts w:hint="cs"/>
          <w:cs/>
        </w:rPr>
        <w:t xml:space="preserve">ตามเงื่อนไขที่ระบุ </w:t>
      </w:r>
      <w:r w:rsidR="00D24141">
        <w:rPr>
          <w:rFonts w:hint="cs"/>
          <w:cs/>
        </w:rPr>
        <w:t xml:space="preserve">รายละเอียดตาม </w:t>
      </w:r>
      <w:r w:rsidR="002C4A2B">
        <w:t>Screen Design</w:t>
      </w:r>
      <w:r w:rsidR="0027178A">
        <w:t xml:space="preserve"> </w:t>
      </w:r>
    </w:p>
    <w:p w:rsidR="0027178A" w:rsidRDefault="0027178A" w:rsidP="006655EE">
      <w:pPr>
        <w:pStyle w:val="ListParagraph"/>
        <w:numPr>
          <w:ilvl w:val="5"/>
          <w:numId w:val="2"/>
        </w:numPr>
        <w:ind w:left="1701"/>
      </w:pPr>
      <w:r>
        <w:rPr>
          <w:rFonts w:hint="cs"/>
          <w:cs/>
        </w:rPr>
        <w:t xml:space="preserve">กรณี </w:t>
      </w:r>
      <w:r>
        <w:t xml:space="preserve">Customer Type </w:t>
      </w:r>
      <w:r>
        <w:rPr>
          <w:rFonts w:hint="cs"/>
          <w:cs/>
        </w:rPr>
        <w:t xml:space="preserve">มีค่าเป็น </w:t>
      </w:r>
      <w:r>
        <w:t xml:space="preserve">Prospect : 2 </w:t>
      </w:r>
      <w:r>
        <w:rPr>
          <w:rFonts w:hint="cs"/>
          <w:cs/>
        </w:rPr>
        <w:t xml:space="preserve">ให้ </w:t>
      </w:r>
      <w:r>
        <w:t xml:space="preserve">Enable </w:t>
      </w:r>
      <w:r>
        <w:rPr>
          <w:rFonts w:hint="cs"/>
          <w:cs/>
        </w:rPr>
        <w:t xml:space="preserve">ปุ่ม </w:t>
      </w:r>
      <w:r>
        <w:t xml:space="preserve">Edit </w:t>
      </w:r>
      <w:r>
        <w:rPr>
          <w:rFonts w:hint="cs"/>
          <w:cs/>
        </w:rPr>
        <w:t>เพื่อให้ผู้ใช้สามารถแก้ไขข้อมูลได้</w:t>
      </w:r>
    </w:p>
    <w:p w:rsidR="00931DB4" w:rsidRDefault="002D74BA" w:rsidP="006655EE">
      <w:pPr>
        <w:pStyle w:val="ListParagraph"/>
        <w:numPr>
          <w:ilvl w:val="0"/>
          <w:numId w:val="2"/>
        </w:numPr>
        <w:ind w:left="1134"/>
      </w:pPr>
      <w:r>
        <w:rPr>
          <w:rFonts w:hint="cs"/>
          <w:cs/>
        </w:rPr>
        <w:t xml:space="preserve">แสดงรายการ </w:t>
      </w:r>
      <w:r>
        <w:t>Customer</w:t>
      </w:r>
      <w:r>
        <w:rPr>
          <w:lang w:val="en-GB"/>
        </w:rPr>
        <w:t xml:space="preserve"> </w:t>
      </w:r>
      <w:r>
        <w:rPr>
          <w:rFonts w:hint="cs"/>
          <w:cs/>
        </w:rPr>
        <w:t xml:space="preserve">โดยแบ่งเป็นหน้า หน้าละ </w:t>
      </w:r>
      <w:r>
        <w:rPr>
          <w:lang w:val="en-GB"/>
        </w:rPr>
        <w:t xml:space="preserve">10 </w:t>
      </w:r>
      <w:r>
        <w:rPr>
          <w:rFonts w:hint="cs"/>
          <w:cs/>
          <w:lang w:val="en-GB"/>
        </w:rPr>
        <w:t>รายการ</w:t>
      </w:r>
    </w:p>
    <w:p w:rsidR="004B5E40" w:rsidRPr="006655EE" w:rsidRDefault="004B5E40" w:rsidP="006655EE">
      <w:pPr>
        <w:rPr>
          <w:color w:val="0000CC"/>
          <w:sz w:val="16"/>
          <w:szCs w:val="16"/>
          <w:u w:val="single"/>
        </w:rPr>
      </w:pPr>
    </w:p>
    <w:p w:rsidR="002C4A2B" w:rsidRPr="006655EE" w:rsidRDefault="002C4A2B" w:rsidP="006655EE">
      <w:pPr>
        <w:rPr>
          <w:color w:val="0000CC"/>
          <w:u w:val="single"/>
        </w:rPr>
      </w:pPr>
      <w:r w:rsidRPr="006655EE">
        <w:rPr>
          <w:color w:val="0000CC"/>
          <w:u w:val="single"/>
        </w:rPr>
        <w:t xml:space="preserve">Action: </w:t>
      </w:r>
      <w:r>
        <w:rPr>
          <w:color w:val="0000CC"/>
          <w:u w:val="single"/>
        </w:rPr>
        <w:t>Create SR</w:t>
      </w:r>
    </w:p>
    <w:p w:rsidR="002C4A2B" w:rsidRDefault="002D74BA" w:rsidP="006655EE">
      <w:pPr>
        <w:pStyle w:val="ListParagraph"/>
        <w:numPr>
          <w:ilvl w:val="6"/>
          <w:numId w:val="2"/>
        </w:numPr>
        <w:ind w:left="1134"/>
      </w:pPr>
      <w:r>
        <w:rPr>
          <w:rFonts w:hint="cs"/>
          <w:cs/>
        </w:rPr>
        <w:t>ระบบทำงานดังนี้</w:t>
      </w:r>
    </w:p>
    <w:p w:rsidR="002D74BA" w:rsidRDefault="002D74BA" w:rsidP="006655EE">
      <w:pPr>
        <w:pStyle w:val="ListParagraph"/>
        <w:numPr>
          <w:ilvl w:val="7"/>
          <w:numId w:val="2"/>
        </w:numPr>
        <w:ind w:left="1560"/>
      </w:pPr>
      <w:r>
        <w:t>Target URL : ~</w:t>
      </w:r>
      <w:r>
        <w:rPr>
          <w:rFonts w:hint="cs"/>
          <w:cs/>
        </w:rPr>
        <w:t>/</w:t>
      </w:r>
      <w:r>
        <w:t>ServiceRequest/Create</w:t>
      </w:r>
    </w:p>
    <w:p w:rsidR="002D74BA" w:rsidRDefault="002D74BA" w:rsidP="006655EE">
      <w:pPr>
        <w:pStyle w:val="ListParagraph"/>
        <w:numPr>
          <w:ilvl w:val="7"/>
          <w:numId w:val="2"/>
        </w:numPr>
        <w:ind w:left="1560"/>
      </w:pPr>
      <w:r>
        <w:t>Parameters:</w:t>
      </w:r>
    </w:p>
    <w:p w:rsidR="000174C4" w:rsidRDefault="00CB7017" w:rsidP="006655EE">
      <w:pPr>
        <w:pStyle w:val="ListParagraph"/>
        <w:numPr>
          <w:ilvl w:val="8"/>
          <w:numId w:val="2"/>
        </w:numPr>
        <w:ind w:left="1843"/>
      </w:pPr>
      <w:r>
        <w:t>CustomerNumber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IDNumber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BirthDate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Title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PrimaryName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PrimaryLastName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AlternateTitle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AlternateFirstName</w:t>
      </w:r>
    </w:p>
    <w:p w:rsidR="0027006E" w:rsidRDefault="0027006E" w:rsidP="006655EE">
      <w:pPr>
        <w:pStyle w:val="ListParagraph"/>
        <w:numPr>
          <w:ilvl w:val="8"/>
          <w:numId w:val="2"/>
        </w:numPr>
        <w:ind w:left="1843"/>
      </w:pPr>
      <w:r>
        <w:t>AlternateLastName</w:t>
      </w:r>
    </w:p>
    <w:p w:rsidR="00CB7017" w:rsidRDefault="0027006E" w:rsidP="006655EE">
      <w:pPr>
        <w:pStyle w:val="ListParagraph"/>
        <w:numPr>
          <w:ilvl w:val="8"/>
          <w:numId w:val="2"/>
        </w:numPr>
        <w:ind w:left="1843"/>
      </w:pPr>
      <w:r>
        <w:t>OfficerCode</w:t>
      </w:r>
    </w:p>
    <w:p w:rsidR="002D74BA" w:rsidRDefault="000E532D" w:rsidP="006655EE">
      <w:pPr>
        <w:pStyle w:val="ListParagraph"/>
        <w:numPr>
          <w:ilvl w:val="7"/>
          <w:numId w:val="2"/>
        </w:numPr>
        <w:ind w:left="1560"/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SR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461CBC" w:rsidRDefault="00461CBC" w:rsidP="006655EE">
      <w:pPr>
        <w:spacing w:after="0" w:line="240" w:lineRule="auto"/>
      </w:pPr>
    </w:p>
    <w:p w:rsidR="0027178A" w:rsidRPr="006655EE" w:rsidRDefault="003A7A47" w:rsidP="006655EE">
      <w:pPr>
        <w:rPr>
          <w:color w:val="0000CC"/>
          <w:u w:val="single"/>
        </w:rPr>
      </w:pPr>
      <w:r w:rsidRPr="006655EE">
        <w:rPr>
          <w:color w:val="0000CC"/>
          <w:u w:val="single"/>
        </w:rPr>
        <w:t>Action : Edit Customer</w:t>
      </w:r>
    </w:p>
    <w:p w:rsidR="00092A29" w:rsidRDefault="003A7A47" w:rsidP="006655EE">
      <w:pPr>
        <w:pStyle w:val="ListParagraph"/>
        <w:numPr>
          <w:ilvl w:val="0"/>
          <w:numId w:val="258"/>
        </w:numPr>
      </w:pPr>
      <w:r>
        <w:rPr>
          <w:rFonts w:hint="cs"/>
          <w:cs/>
        </w:rPr>
        <w:t>ระบบทำงานดังนี้</w:t>
      </w:r>
    </w:p>
    <w:p w:rsidR="003A7A47" w:rsidRDefault="003A7A47" w:rsidP="006655EE">
      <w:pPr>
        <w:pStyle w:val="ListParagraph"/>
        <w:numPr>
          <w:ilvl w:val="1"/>
          <w:numId w:val="258"/>
        </w:numPr>
      </w:pPr>
      <w:r>
        <w:t xml:space="preserve">Target URL : </w:t>
      </w:r>
      <w:r w:rsidR="00757CC0">
        <w:t>~</w:t>
      </w:r>
      <w:r w:rsidR="00757CC0">
        <w:rPr>
          <w:rFonts w:hint="cs"/>
          <w:cs/>
        </w:rPr>
        <w:t>/</w:t>
      </w:r>
      <w:r w:rsidR="00757CC0">
        <w:t>Customer</w:t>
      </w:r>
      <w:r w:rsidR="00757CC0" w:rsidRPr="00757CC0">
        <w:t>/InitEditCustomer</w:t>
      </w:r>
    </w:p>
    <w:p w:rsidR="00757CC0" w:rsidRDefault="00757CC0" w:rsidP="006655EE">
      <w:pPr>
        <w:pStyle w:val="ListParagraph"/>
        <w:numPr>
          <w:ilvl w:val="1"/>
          <w:numId w:val="258"/>
        </w:numPr>
      </w:pPr>
      <w:r>
        <w:t>Parameter : customer_id</w:t>
      </w:r>
    </w:p>
    <w:p w:rsidR="00FD79F3" w:rsidRDefault="00FD79F3" w:rsidP="006655EE">
      <w:pPr>
        <w:pStyle w:val="ListParagraph"/>
        <w:numPr>
          <w:ilvl w:val="1"/>
          <w:numId w:val="258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>หน้าจอ</w:t>
      </w:r>
      <w:r>
        <w:t xml:space="preserve"> Edit Customer </w:t>
      </w:r>
      <w:r>
        <w:rPr>
          <w:rFonts w:hint="cs"/>
          <w:cs/>
        </w:rPr>
        <w:t xml:space="preserve">พร้อมแสดงข้อมูล </w:t>
      </w:r>
      <w:r>
        <w:t>Customer</w:t>
      </w:r>
    </w:p>
    <w:p w:rsidR="003A7A47" w:rsidRDefault="003A7A47" w:rsidP="006655EE">
      <w:pPr>
        <w:spacing w:after="0" w:line="240" w:lineRule="auto"/>
      </w:pPr>
    </w:p>
    <w:p w:rsidR="00757CC0" w:rsidRPr="00E013D4" w:rsidRDefault="00757CC0" w:rsidP="00757CC0">
      <w:pPr>
        <w:rPr>
          <w:color w:val="0000CC"/>
          <w:u w:val="single"/>
        </w:rPr>
      </w:pPr>
      <w:r w:rsidRPr="00E013D4">
        <w:rPr>
          <w:color w:val="0000CC"/>
          <w:u w:val="single"/>
        </w:rPr>
        <w:t xml:space="preserve">Action : </w:t>
      </w:r>
      <w:r>
        <w:rPr>
          <w:color w:val="0000CC"/>
          <w:u w:val="single"/>
        </w:rPr>
        <w:t>View</w:t>
      </w:r>
      <w:r w:rsidRPr="00E013D4">
        <w:rPr>
          <w:color w:val="0000CC"/>
          <w:u w:val="single"/>
        </w:rPr>
        <w:t xml:space="preserve"> Customer</w:t>
      </w:r>
    </w:p>
    <w:p w:rsidR="00757CC0" w:rsidRDefault="00757CC0" w:rsidP="006655EE">
      <w:pPr>
        <w:pStyle w:val="ListParagraph"/>
        <w:numPr>
          <w:ilvl w:val="0"/>
          <w:numId w:val="259"/>
        </w:numPr>
      </w:pPr>
      <w:r>
        <w:rPr>
          <w:rFonts w:hint="cs"/>
          <w:cs/>
        </w:rPr>
        <w:t>ระบบทำงานดังนี้</w:t>
      </w:r>
    </w:p>
    <w:p w:rsidR="00757CC0" w:rsidRDefault="00757CC0" w:rsidP="006655EE">
      <w:pPr>
        <w:pStyle w:val="ListParagraph"/>
        <w:numPr>
          <w:ilvl w:val="1"/>
          <w:numId w:val="259"/>
        </w:numPr>
      </w:pPr>
      <w:r>
        <w:t>Target URL : ~</w:t>
      </w:r>
      <w:r>
        <w:rPr>
          <w:rFonts w:hint="cs"/>
          <w:cs/>
        </w:rPr>
        <w:t>/</w:t>
      </w:r>
      <w:r w:rsidRPr="00757CC0">
        <w:t>Customer/InitCustomerNote</w:t>
      </w:r>
    </w:p>
    <w:p w:rsidR="00D10889" w:rsidRDefault="00B15335" w:rsidP="00D10889">
      <w:pPr>
        <w:pStyle w:val="ListParagraph"/>
        <w:numPr>
          <w:ilvl w:val="1"/>
          <w:numId w:val="259"/>
        </w:numPr>
        <w:rPr>
          <w:ins w:id="89" w:author="AdminKK" w:date="2017-10-05T16:08:00Z"/>
        </w:rPr>
      </w:pPr>
      <w:del w:id="90" w:author="AdminKK" w:date="2017-10-05T16:08:00Z">
        <w:r w:rsidDel="00D10889">
          <w:lastRenderedPageBreak/>
          <w:delText xml:space="preserve">Parameter : </w:delText>
        </w:r>
      </w:del>
      <w:del w:id="91" w:author="AdminKK" w:date="2017-09-26T11:53:00Z">
        <w:r w:rsidDel="00570B2E">
          <w:delText>customer_id</w:delText>
        </w:r>
      </w:del>
      <w:ins w:id="92" w:author="AdminKK" w:date="2017-10-05T16:08:00Z">
        <w:r w:rsidR="00D10889">
          <w:t>Parameters: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93" w:author="AdminKK" w:date="2017-10-05T16:08:00Z"/>
        </w:rPr>
      </w:pPr>
      <w:ins w:id="94" w:author="AdminKK" w:date="2017-10-05T16:08:00Z">
        <w:r>
          <w:t>CustomerNumber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95" w:author="AdminKK" w:date="2017-10-05T16:08:00Z"/>
        </w:rPr>
      </w:pPr>
      <w:ins w:id="96" w:author="AdminKK" w:date="2017-10-05T16:08:00Z">
        <w:r>
          <w:t>IDNumber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97" w:author="AdminKK" w:date="2017-10-05T16:08:00Z"/>
        </w:rPr>
      </w:pPr>
      <w:ins w:id="98" w:author="AdminKK" w:date="2017-10-05T16:08:00Z">
        <w:r>
          <w:t>BirthDate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99" w:author="AdminKK" w:date="2017-10-05T16:08:00Z"/>
        </w:rPr>
      </w:pPr>
      <w:ins w:id="100" w:author="AdminKK" w:date="2017-10-05T16:08:00Z">
        <w:r>
          <w:t>Title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01" w:author="AdminKK" w:date="2017-10-05T16:08:00Z"/>
        </w:rPr>
      </w:pPr>
      <w:ins w:id="102" w:author="AdminKK" w:date="2017-10-05T16:08:00Z">
        <w:r>
          <w:t>PrimaryName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03" w:author="AdminKK" w:date="2017-10-05T16:08:00Z"/>
        </w:rPr>
      </w:pPr>
      <w:ins w:id="104" w:author="AdminKK" w:date="2017-10-05T16:08:00Z">
        <w:r>
          <w:t>PrimaryLastName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05" w:author="AdminKK" w:date="2017-10-05T16:08:00Z"/>
        </w:rPr>
      </w:pPr>
      <w:ins w:id="106" w:author="AdminKK" w:date="2017-10-05T16:08:00Z">
        <w:r>
          <w:t>AlternateTitle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07" w:author="AdminKK" w:date="2017-10-05T16:08:00Z"/>
        </w:rPr>
      </w:pPr>
      <w:ins w:id="108" w:author="AdminKK" w:date="2017-10-05T16:08:00Z">
        <w:r>
          <w:t>AlternateFirstName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09" w:author="AdminKK" w:date="2017-10-05T16:08:00Z"/>
        </w:rPr>
      </w:pPr>
      <w:ins w:id="110" w:author="AdminKK" w:date="2017-10-05T16:08:00Z">
        <w:r>
          <w:t>AlternateLastName</w:t>
        </w:r>
      </w:ins>
    </w:p>
    <w:p w:rsidR="00D10889" w:rsidRDefault="00D10889" w:rsidP="00D10889">
      <w:pPr>
        <w:pStyle w:val="ListParagraph"/>
        <w:numPr>
          <w:ilvl w:val="2"/>
          <w:numId w:val="259"/>
        </w:numPr>
        <w:rPr>
          <w:ins w:id="111" w:author="AdminKK" w:date="2017-10-05T16:08:00Z"/>
        </w:rPr>
      </w:pPr>
      <w:ins w:id="112" w:author="AdminKK" w:date="2017-10-05T16:08:00Z">
        <w:r>
          <w:t>OfficerCode</w:t>
        </w:r>
      </w:ins>
    </w:p>
    <w:p w:rsidR="00D10889" w:rsidDel="00D10889" w:rsidRDefault="00D10889" w:rsidP="006655EE">
      <w:pPr>
        <w:pStyle w:val="ListParagraph"/>
        <w:numPr>
          <w:ilvl w:val="1"/>
          <w:numId w:val="259"/>
        </w:numPr>
        <w:rPr>
          <w:del w:id="113" w:author="AdminKK" w:date="2017-10-05T16:08:00Z"/>
        </w:rPr>
      </w:pPr>
    </w:p>
    <w:p w:rsidR="00FD79F3" w:rsidRDefault="00FD79F3" w:rsidP="006655EE">
      <w:pPr>
        <w:pStyle w:val="ListParagraph"/>
        <w:numPr>
          <w:ilvl w:val="1"/>
          <w:numId w:val="259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>หน้าจอ</w:t>
      </w:r>
      <w:r>
        <w:t xml:space="preserve"> View Customer </w:t>
      </w:r>
      <w:r>
        <w:rPr>
          <w:rFonts w:hint="cs"/>
          <w:cs/>
        </w:rPr>
        <w:t xml:space="preserve">พร้อมแสดงข้อมูล </w:t>
      </w:r>
      <w:r>
        <w:t>Customer</w:t>
      </w:r>
    </w:p>
    <w:p w:rsidR="00092A29" w:rsidRDefault="0086721D" w:rsidP="006655EE">
      <w:pPr>
        <w:pStyle w:val="Heading2"/>
      </w:pPr>
      <w:bookmarkStart w:id="114" w:name="_Toc494983104"/>
      <w:r>
        <w:t>1.2 Customer Product and Service</w:t>
      </w:r>
      <w:bookmarkEnd w:id="114"/>
    </w:p>
    <w:p w:rsidR="0086721D" w:rsidRDefault="0086721D" w:rsidP="006655EE">
      <w:pPr>
        <w:pStyle w:val="Heading3"/>
      </w:pPr>
      <w:r>
        <w:t>1.2.1 Flow of Screens</w:t>
      </w:r>
    </w:p>
    <w:p w:rsidR="0086721D" w:rsidRDefault="0086721D" w:rsidP="0066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871" w:dyaOrig="11100">
          <v:shape id="_x0000_i1026" type="#_x0000_t75" style="width:467.15pt;height:327.15pt" o:ole="">
            <v:imagedata r:id="rId13" o:title=""/>
          </v:shape>
          <o:OLEObject Type="Embed" ProgID="Visio.Drawing.15" ShapeID="_x0000_i1026" DrawAspect="Content" ObjectID="_1568724966" r:id="rId14"/>
        </w:object>
      </w:r>
    </w:p>
    <w:p w:rsidR="0086721D" w:rsidRDefault="0086721D" w:rsidP="0066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6721D" w:rsidRDefault="0086721D" w:rsidP="0066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525" w:dyaOrig="3495">
          <v:shape id="_x0000_i1027" type="#_x0000_t75" style="width:467.15pt;height:105.4pt" o:ole="">
            <v:imagedata r:id="rId15" o:title=""/>
          </v:shape>
          <o:OLEObject Type="Embed" ProgID="Visio.Drawing.15" ShapeID="_x0000_i1027" DrawAspect="Content" ObjectID="_1568724967" r:id="rId16"/>
        </w:object>
      </w:r>
    </w:p>
    <w:p w:rsidR="0086721D" w:rsidRDefault="0086721D" w:rsidP="0066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6721D" w:rsidRDefault="0086721D" w:rsidP="0066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525" w:dyaOrig="3495">
          <v:shape id="_x0000_i1028" type="#_x0000_t75" style="width:467.15pt;height:105.4pt" o:ole="">
            <v:imagedata r:id="rId17" o:title=""/>
          </v:shape>
          <o:OLEObject Type="Embed" ProgID="Visio.Drawing.15" ShapeID="_x0000_i1028" DrawAspect="Content" ObjectID="_1568724968" r:id="rId18"/>
        </w:object>
      </w:r>
    </w:p>
    <w:p w:rsidR="0086721D" w:rsidRDefault="0086721D" w:rsidP="006655EE">
      <w:pPr>
        <w:pStyle w:val="Heading3"/>
      </w:pPr>
      <w:r>
        <w:t>1.2.2 Screen Design</w:t>
      </w:r>
    </w:p>
    <w:p w:rsidR="0086721D" w:rsidRDefault="0086721D" w:rsidP="006655EE">
      <w:pPr>
        <w:pStyle w:val="Heading4"/>
      </w:pPr>
      <w:r>
        <w:t>Customer Profile Information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F60208" w:rsidTr="00C10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208" w:rsidRDefault="00F60208" w:rsidP="00C10852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0208" w:rsidRDefault="00F60208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0208" w:rsidRDefault="00F60208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0208" w:rsidRDefault="00F60208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F60208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60208" w:rsidRDefault="00F60208" w:rsidP="00C10852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F6020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CIF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F60208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F60208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0208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60208" w:rsidRDefault="00F60208" w:rsidP="00C10852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F60208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60208" w:rsidRDefault="00F60208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C59F2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วันเกิด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Pr="005C59F2" w:rsidRDefault="005C59F2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E514AA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รหัสบัตรประชาชน/นิติบุคคล: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514AA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สัญชาติ: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CountryOfCitizenship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14AA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คำนำหน้าภาษาไทย: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514AA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ชื่อลูกค้า: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14AA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rFonts w:hint="cs"/>
                <w:color w:val="000000"/>
                <w:sz w:val="18"/>
                <w:szCs w:val="18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514AA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AlternateTitle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14AA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</w:pPr>
            <w: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AlternateFirstName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514AA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2B0685" w:rsidP="00C10852">
            <w:pPr>
              <w:pStyle w:val="TableContent"/>
            </w:pPr>
            <w: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AlternateLastName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514AA" w:rsidRDefault="00E514AA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60208" w:rsidRDefault="00F60208" w:rsidP="006655EE"/>
    <w:p w:rsidR="002A2D0B" w:rsidRDefault="002A2D0B">
      <w:pPr>
        <w:rPr>
          <w:ins w:id="115" w:author="AdminKK" w:date="2017-10-05T16:08:00Z"/>
          <w:color w:val="0000CC"/>
          <w:u w:val="single"/>
        </w:rPr>
      </w:pPr>
      <w:ins w:id="116" w:author="AdminKK" w:date="2017-10-05T16:08:00Z">
        <w:r>
          <w:br w:type="page"/>
        </w:r>
      </w:ins>
    </w:p>
    <w:p w:rsidR="0086721D" w:rsidRDefault="0086721D" w:rsidP="006655EE">
      <w:pPr>
        <w:pStyle w:val="Heading4"/>
      </w:pPr>
      <w:r>
        <w:lastRenderedPageBreak/>
        <w:t xml:space="preserve">Product / Service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5C59F2" w:rsidTr="00C10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9F2" w:rsidRDefault="005C59F2" w:rsidP="00C10852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59F2" w:rsidRDefault="005C59F2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59F2" w:rsidRDefault="005C59F2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59F2" w:rsidRDefault="005C59F2" w:rsidP="00C10852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5C59F2" w:rsidRPr="003E6579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Pr="003E6579" w:rsidRDefault="005C59F2" w:rsidP="00C10852">
            <w:pPr>
              <w:pStyle w:val="TableContent"/>
              <w:rPr>
                <w:color w:val="FF0000"/>
                <w:rPrChange w:id="117" w:author="AdminKK" w:date="2017-09-25T14:23:00Z">
                  <w:rPr/>
                </w:rPrChange>
              </w:rPr>
            </w:pPr>
            <w:r w:rsidRPr="003E6579">
              <w:rPr>
                <w:color w:val="FF0000"/>
                <w:rPrChange w:id="118" w:author="AdminKK" w:date="2017-09-25T14:23:00Z">
                  <w:rPr>
                    <w:rFonts w:eastAsia="Tahoma"/>
                  </w:rPr>
                </w:rPrChange>
              </w:rP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Pr="003E6579" w:rsidRDefault="005C59F2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PrChange w:id="119" w:author="AdminKK" w:date="2017-09-25T14:23:00Z">
                  <w:rPr/>
                </w:rPrChange>
              </w:rPr>
            </w:pPr>
            <w:r w:rsidRPr="003E6579">
              <w:rPr>
                <w:color w:val="FF0000"/>
                <w:rPrChange w:id="120" w:author="AdminKK" w:date="2017-09-25T14:23:00Z">
                  <w:rPr>
                    <w:rFonts w:eastAsia="Tahoma"/>
                  </w:rPr>
                </w:rPrChange>
              </w:rPr>
              <w:t>Product Group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Pr="003E6579" w:rsidRDefault="005C59F2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PrChange w:id="121" w:author="AdminKK" w:date="2017-09-25T14:23:00Z">
                  <w:rPr/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Pr="003E6579" w:rsidRDefault="005C59F2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PrChange w:id="122" w:author="AdminKK" w:date="2017-09-25T14:23:00Z">
                  <w:rPr/>
                </w:rPrChange>
              </w:rPr>
            </w:pPr>
          </w:p>
        </w:tc>
      </w:tr>
      <w:tr w:rsidR="005C59F2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Default="00D13908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Default="00D13908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C59F2" w:rsidRDefault="005C59F2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C59F2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D13908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color w:val="000000"/>
                <w:sz w:val="18"/>
                <w:szCs w:val="18"/>
              </w:rPr>
              <w:t>Grade/</w:t>
            </w:r>
            <w:r>
              <w:rPr>
                <w:color w:val="000000"/>
                <w:sz w:val="18"/>
                <w:szCs w:val="18"/>
                <w:cs/>
              </w:rPr>
              <w:t>สถานะ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D13908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AccountStatus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Pr="00E013D4" w:rsidRDefault="005C59F2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C59F2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D13908" w:rsidP="00C10852">
            <w:pPr>
              <w:pStyle w:val="TableContent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D13908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เลขที่บัญชี/สัญญา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F8787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C59F2" w:rsidRDefault="005C59F2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D13908" w:rsidRPr="003E6579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13908" w:rsidRPr="003E6579" w:rsidRDefault="00D13908" w:rsidP="00C10852">
            <w:pPr>
              <w:pStyle w:val="TableContent"/>
              <w:rPr>
                <w:color w:val="FF0000"/>
                <w:cs/>
                <w:rPrChange w:id="123" w:author="AdminKK" w:date="2017-09-25T14:24:00Z">
                  <w:rPr>
                    <w:cs/>
                  </w:rPr>
                </w:rPrChange>
              </w:rPr>
            </w:pPr>
            <w:r w:rsidRPr="003E6579">
              <w:rPr>
                <w:color w:val="FF0000"/>
                <w:rPrChange w:id="124" w:author="AdminKK" w:date="2017-09-25T14:24:00Z">
                  <w:rPr>
                    <w:rFonts w:eastAsia="Tahoma"/>
                  </w:rPr>
                </w:rPrChange>
              </w:rP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13908" w:rsidRPr="003E6579" w:rsidRDefault="001D6E7B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  <w:cs/>
                <w:rPrChange w:id="125" w:author="AdminKK" w:date="2017-09-25T14:24:00Z">
                  <w:rPr>
                    <w:color w:val="000000"/>
                    <w:sz w:val="18"/>
                    <w:szCs w:val="18"/>
                    <w:cs/>
                  </w:rPr>
                </w:rPrChange>
              </w:rPr>
            </w:pPr>
            <w:r w:rsidRPr="003E6579">
              <w:rPr>
                <w:color w:val="FF0000"/>
                <w:sz w:val="18"/>
                <w:szCs w:val="18"/>
                <w:cs/>
                <w:rPrChange w:id="126" w:author="AdminKK" w:date="2017-09-25T14:24:00Z">
                  <w:rPr>
                    <w:rFonts w:eastAsia="Tahoma"/>
                    <w:color w:val="000000"/>
                    <w:sz w:val="18"/>
                    <w:szCs w:val="18"/>
                    <w:cs/>
                  </w:rPr>
                </w:rPrChange>
              </w:rPr>
              <w:t>สาขา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13908" w:rsidRPr="003E6579" w:rsidRDefault="00D13908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PrChange w:id="127" w:author="AdminKK" w:date="2017-09-25T14:24:00Z">
                  <w:rPr/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13908" w:rsidRPr="003E6579" w:rsidRDefault="00D13908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cs/>
                <w:rPrChange w:id="128" w:author="AdminKK" w:date="2017-09-25T14:24:00Z">
                  <w:rPr>
                    <w:cs/>
                  </w:rPr>
                </w:rPrChange>
              </w:rPr>
            </w:pPr>
          </w:p>
        </w:tc>
      </w:tr>
      <w:tr w:rsidR="001D6E7B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TableContent"/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rFonts w:hint="cs"/>
                <w:color w:val="000000"/>
                <w:sz w:val="18"/>
                <w:szCs w:val="18"/>
                <w:cs/>
              </w:rPr>
              <w:t>วันที่เริ่มต้น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655EE">
              <w:t>EffectiveDate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1D6E7B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TableContent"/>
              <w:rPr>
                <w:cs/>
              </w:rPr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rFonts w:hint="cs"/>
                <w:color w:val="000000"/>
                <w:sz w:val="18"/>
                <w:szCs w:val="18"/>
                <w:cs/>
              </w:rPr>
              <w:t>วันที่สิ้นสุด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Pr="001D6E7B" w:rsidRDefault="001D6E7B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ValidTill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Default="001D6E7B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1D6E7B" w:rsidRPr="003E6579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Pr="003E6579" w:rsidRDefault="001D6E7B" w:rsidP="00C10852">
            <w:pPr>
              <w:pStyle w:val="TableContent"/>
              <w:rPr>
                <w:color w:val="FF0000"/>
                <w:rPrChange w:id="129" w:author="AdminKK" w:date="2017-09-25T14:25:00Z">
                  <w:rPr/>
                </w:rPrChange>
              </w:rPr>
            </w:pPr>
            <w:r w:rsidRPr="003E6579">
              <w:rPr>
                <w:color w:val="FF0000"/>
                <w:rPrChange w:id="130" w:author="AdminKK" w:date="2017-09-25T14:25:00Z">
                  <w:rPr>
                    <w:rFonts w:eastAsia="Tahoma"/>
                  </w:rPr>
                </w:rPrChange>
              </w:rP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Pr="003E6579" w:rsidRDefault="001D6E7B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  <w:sz w:val="18"/>
                <w:szCs w:val="18"/>
                <w:cs/>
                <w:rPrChange w:id="131" w:author="AdminKK" w:date="2017-09-25T14:25:00Z">
                  <w:rPr>
                    <w:color w:val="000000"/>
                    <w:sz w:val="18"/>
                    <w:szCs w:val="18"/>
                    <w:cs/>
                  </w:rPr>
                </w:rPrChange>
              </w:rPr>
            </w:pPr>
            <w:r w:rsidRPr="003E6579">
              <w:rPr>
                <w:rFonts w:hint="eastAsia"/>
                <w:color w:val="FF0000"/>
                <w:sz w:val="18"/>
                <w:szCs w:val="18"/>
                <w:cs/>
                <w:rPrChange w:id="132" w:author="AdminKK" w:date="2017-09-25T14:25:00Z">
                  <w:rPr>
                    <w:rFonts w:eastAsia="Tahoma" w:hint="eastAsia"/>
                    <w:color w:val="000000"/>
                    <w:sz w:val="18"/>
                    <w:szCs w:val="18"/>
                    <w:cs/>
                  </w:rPr>
                </w:rPrChange>
              </w:rPr>
              <w:t>สถานะบัญชี</w:t>
            </w:r>
            <w:r w:rsidRPr="003E6579">
              <w:rPr>
                <w:color w:val="FF0000"/>
                <w:sz w:val="18"/>
                <w:szCs w:val="18"/>
                <w:cs/>
                <w:rPrChange w:id="133" w:author="AdminKK" w:date="2017-09-25T14:25:00Z">
                  <w:rPr>
                    <w:rFonts w:eastAsia="Tahoma"/>
                    <w:color w:val="000000"/>
                    <w:sz w:val="18"/>
                    <w:szCs w:val="18"/>
                    <w:cs/>
                  </w:rPr>
                </w:rPrChange>
              </w:rPr>
              <w:t>/สัญญา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Pr="003E6579" w:rsidRDefault="001D6E7B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  <w:rPrChange w:id="134" w:author="AdminKK" w:date="2017-09-25T14:25:00Z">
                  <w:rPr/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6E7B" w:rsidRPr="003E6579" w:rsidRDefault="001D6E7B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  <w:cs/>
                <w:rPrChange w:id="135" w:author="AdminKK" w:date="2017-09-25T14:25:00Z">
                  <w:rPr>
                    <w:cs/>
                  </w:rPr>
                </w:rPrChange>
              </w:rPr>
            </w:pPr>
          </w:p>
        </w:tc>
      </w:tr>
      <w:tr w:rsidR="00F87879" w:rsidRPr="003E6579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3E6579" w:rsidRDefault="00F87879" w:rsidP="00C10852">
            <w:pPr>
              <w:pStyle w:val="TableContent"/>
              <w:rPr>
                <w:color w:val="FF0000"/>
                <w:rPrChange w:id="136" w:author="AdminKK" w:date="2017-09-25T14:25:00Z">
                  <w:rPr/>
                </w:rPrChange>
              </w:rPr>
            </w:pPr>
            <w:r w:rsidRPr="003E6579">
              <w:rPr>
                <w:color w:val="FF0000"/>
                <w:cs/>
                <w:rPrChange w:id="137" w:author="AdminKK" w:date="2017-09-25T14:25:00Z">
                  <w:rPr>
                    <w:rFonts w:eastAsia="Tahoma"/>
                    <w:cs/>
                  </w:rPr>
                </w:rPrChange>
              </w:rP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3E6579" w:rsidRDefault="00F87879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  <w:cs/>
                <w:rPrChange w:id="138" w:author="AdminKK" w:date="2017-09-25T14:25:00Z">
                  <w:rPr>
                    <w:color w:val="000000"/>
                    <w:sz w:val="18"/>
                    <w:szCs w:val="18"/>
                    <w:cs/>
                  </w:rPr>
                </w:rPrChange>
              </w:rPr>
            </w:pPr>
            <w:r w:rsidRPr="003E6579">
              <w:rPr>
                <w:rFonts w:hint="eastAsia"/>
                <w:color w:val="FF0000"/>
                <w:sz w:val="18"/>
                <w:szCs w:val="18"/>
                <w:cs/>
                <w:rPrChange w:id="139" w:author="AdminKK" w:date="2017-09-25T14:25:00Z">
                  <w:rPr>
                    <w:rFonts w:eastAsia="Tahoma" w:hint="eastAsia"/>
                    <w:color w:val="000000"/>
                    <w:sz w:val="18"/>
                    <w:szCs w:val="18"/>
                    <w:cs/>
                  </w:rPr>
                </w:rPrChange>
              </w:rPr>
              <w:t>ทะเบียนรถ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3E6579" w:rsidRDefault="00F87879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PrChange w:id="140" w:author="AdminKK" w:date="2017-09-25T14:25:00Z">
                  <w:rPr/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3E6579" w:rsidRDefault="00F87879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cs/>
                <w:rPrChange w:id="141" w:author="AdminKK" w:date="2017-09-25T14:25:00Z">
                  <w:rPr>
                    <w:cs/>
                  </w:rPr>
                </w:rPrChange>
              </w:rPr>
            </w:pPr>
          </w:p>
        </w:tc>
      </w:tr>
      <w:tr w:rsidR="00F87879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  <w:rPr>
                <w:cs/>
              </w:rPr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 w:rsidRPr="006655EE">
              <w:rPr>
                <w:color w:val="000000"/>
                <w:sz w:val="18"/>
                <w:szCs w:val="18"/>
              </w:rPr>
              <w:t>BundleCode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6655EE" w:rsidRDefault="00F87879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 w:rsidRPr="006655EE">
              <w:rPr>
                <w:color w:val="000000"/>
                <w:sz w:val="18"/>
                <w:szCs w:val="18"/>
              </w:rPr>
              <w:t>BundleCode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F87879" w:rsidTr="00C1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  <w:rPr>
                <w:cs/>
              </w:rPr>
            </w:pPr>
            <w: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F87879" w:rsidRDefault="00F87879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Pr="00F87879" w:rsidRDefault="00F87879" w:rsidP="00C1085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CustomerEmail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F87879" w:rsidTr="00C1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</w:pPr>
            <w: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rFonts w:hint="cs"/>
                <w:color w:val="000000"/>
                <w:sz w:val="18"/>
                <w:szCs w:val="18"/>
                <w:cs/>
              </w:rPr>
              <w:t>เบอร์โทร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CustomerMobileNo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87879" w:rsidRDefault="00F87879" w:rsidP="00C10852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</w:tbl>
    <w:p w:rsidR="00F60208" w:rsidDel="002A2D0B" w:rsidRDefault="00F60208" w:rsidP="006655EE">
      <w:pPr>
        <w:rPr>
          <w:del w:id="142" w:author="AdminKK" w:date="2017-10-05T16:08:00Z"/>
        </w:rPr>
      </w:pPr>
    </w:p>
    <w:p w:rsidR="0086721D" w:rsidDel="002A2D0B" w:rsidRDefault="0086721D" w:rsidP="006655EE">
      <w:pPr>
        <w:rPr>
          <w:del w:id="143" w:author="AdminKK" w:date="2017-10-05T16:08:00Z"/>
        </w:rPr>
      </w:pPr>
    </w:p>
    <w:p w:rsidR="0086721D" w:rsidRPr="00A12D39" w:rsidRDefault="0086721D" w:rsidP="006655EE"/>
    <w:p w:rsidR="0086721D" w:rsidRPr="0027178A" w:rsidRDefault="0086721D" w:rsidP="006655EE">
      <w:pPr>
        <w:pStyle w:val="Heading3"/>
      </w:pPr>
      <w:r>
        <w:t>1.2.3 Screen Actions</w:t>
      </w:r>
    </w:p>
    <w:p w:rsidR="00461CBC" w:rsidRDefault="00AE155C" w:rsidP="006655EE">
      <w:pPr>
        <w:pStyle w:val="Heading4"/>
        <w:rPr>
          <w:cs/>
        </w:rPr>
      </w:pPr>
      <w:r>
        <w:t>Action</w:t>
      </w:r>
      <w:r>
        <w:rPr>
          <w:rFonts w:hint="cs"/>
          <w:cs/>
        </w:rPr>
        <w:t xml:space="preserve"> </w:t>
      </w:r>
      <w:r>
        <w:t xml:space="preserve">: </w:t>
      </w:r>
      <w:r>
        <w:rPr>
          <w:rFonts w:hint="cs"/>
          <w:cs/>
        </w:rPr>
        <w:t>โหลดหน้าจอ</w:t>
      </w:r>
    </w:p>
    <w:p w:rsidR="007C2E9B" w:rsidRDefault="007C2E9B" w:rsidP="006655EE">
      <w:pPr>
        <w:pStyle w:val="Subtitle"/>
        <w:numPr>
          <w:ilvl w:val="0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แก้ไขชื่อ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 w:val="0"/>
          <w:color w:val="000000"/>
          <w:sz w:val="18"/>
          <w:szCs w:val="18"/>
        </w:rPr>
        <w:t xml:space="preserve">Tab Existing Product </w:t>
      </w: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เป็น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 w:val="0"/>
          <w:color w:val="000000"/>
          <w:sz w:val="18"/>
          <w:szCs w:val="18"/>
        </w:rPr>
        <w:t>Product/Service</w:t>
      </w:r>
    </w:p>
    <w:p w:rsidR="00C10852" w:rsidRDefault="007C2E9B" w:rsidP="006655EE">
      <w:pPr>
        <w:pStyle w:val="Subtitle"/>
        <w:numPr>
          <w:ilvl w:val="0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เมื่อผู้ใช้ระบบคลิก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 w:val="0"/>
          <w:color w:val="000000"/>
          <w:sz w:val="18"/>
          <w:szCs w:val="18"/>
        </w:rPr>
        <w:t xml:space="preserve">tab </w:t>
      </w:r>
      <w:r>
        <w:rPr>
          <w:rFonts w:eastAsiaTheme="minorHAnsi"/>
          <w:b w:val="0"/>
          <w:color w:val="000000"/>
          <w:sz w:val="18"/>
          <w:szCs w:val="18"/>
        </w:rPr>
        <w:t>Product/Service</w:t>
      </w:r>
      <w:r w:rsidRPr="006655EE">
        <w:rPr>
          <w:rFonts w:eastAsiaTheme="minorHAnsi"/>
          <w:b w:val="0"/>
          <w:color w:val="000000"/>
          <w:sz w:val="18"/>
          <w:szCs w:val="18"/>
        </w:rPr>
        <w:t xml:space="preserve">  </w:t>
      </w:r>
    </w:p>
    <w:p w:rsidR="007C2E9B" w:rsidRDefault="007C2E9B" w:rsidP="006655EE">
      <w:pPr>
        <w:pStyle w:val="Subtitle"/>
        <w:numPr>
          <w:ilvl w:val="0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ระบบทำการ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โหลดหน้าจอโดยดึงข้อมูล </w:t>
      </w:r>
      <w:r>
        <w:rPr>
          <w:rFonts w:eastAsiaTheme="minorHAnsi"/>
          <w:b w:val="0"/>
          <w:color w:val="000000"/>
          <w:sz w:val="18"/>
          <w:szCs w:val="18"/>
        </w:rPr>
        <w:t>Product/Service</w:t>
      </w:r>
      <w:r w:rsidRPr="00A95CA2">
        <w:rPr>
          <w:rFonts w:eastAsiaTheme="minorHAnsi"/>
          <w:b w:val="0"/>
          <w:color w:val="000000"/>
          <w:sz w:val="18"/>
          <w:szCs w:val="18"/>
        </w:rPr>
        <w:t xml:space="preserve">  </w:t>
      </w: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ภายใต้ลูกค้า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ดังต่อไปนี้</w:t>
      </w:r>
    </w:p>
    <w:p w:rsidR="00C10852" w:rsidRDefault="000153AC" w:rsidP="006655EE">
      <w:pPr>
        <w:pStyle w:val="Subtitle"/>
        <w:numPr>
          <w:ilvl w:val="1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/>
          <w:b w:val="0"/>
          <w:color w:val="000000"/>
          <w:sz w:val="18"/>
          <w:szCs w:val="18"/>
        </w:rPr>
        <w:t>Target URL: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 w:val="0"/>
          <w:color w:val="000000"/>
          <w:sz w:val="18"/>
          <w:szCs w:val="18"/>
        </w:rPr>
        <w:t>~/</w:t>
      </w:r>
      <w:r w:rsidRPr="000153AC">
        <w:rPr>
          <w:rFonts w:eastAsiaTheme="minorHAnsi"/>
          <w:b w:val="0"/>
          <w:color w:val="000000"/>
          <w:sz w:val="18"/>
          <w:szCs w:val="18"/>
        </w:rPr>
        <w:t>Product</w:t>
      </w:r>
      <w:r>
        <w:rPr>
          <w:rFonts w:eastAsiaTheme="minorHAnsi"/>
          <w:b w:val="0"/>
          <w:color w:val="000000"/>
          <w:sz w:val="18"/>
          <w:szCs w:val="18"/>
        </w:rPr>
        <w:t>Service</w:t>
      </w:r>
      <w:r w:rsidRPr="000153AC">
        <w:rPr>
          <w:rFonts w:eastAsiaTheme="minorHAnsi"/>
          <w:b w:val="0"/>
          <w:color w:val="000000"/>
          <w:sz w:val="18"/>
          <w:szCs w:val="18"/>
        </w:rPr>
        <w:t>/List</w:t>
      </w:r>
    </w:p>
    <w:p w:rsidR="00C10852" w:rsidRDefault="00C10852" w:rsidP="006655EE">
      <w:pPr>
        <w:pStyle w:val="Subtitle"/>
        <w:numPr>
          <w:ilvl w:val="1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/>
          <w:b w:val="0"/>
          <w:color w:val="000000"/>
          <w:sz w:val="18"/>
          <w:szCs w:val="18"/>
        </w:rPr>
        <w:t>Parameters: Customer</w:t>
      </w:r>
      <w:ins w:id="144" w:author="AdminKK" w:date="2017-09-25T15:01:00Z">
        <w:r w:rsidR="00960003">
          <w:rPr>
            <w:rFonts w:eastAsiaTheme="minorHAnsi"/>
            <w:b w:val="0"/>
            <w:color w:val="000000"/>
            <w:sz w:val="18"/>
            <w:szCs w:val="18"/>
          </w:rPr>
          <w:t>Number</w:t>
        </w:r>
      </w:ins>
      <w:del w:id="145" w:author="AdminKK" w:date="2017-09-25T15:01:00Z">
        <w:r w:rsidRPr="006655EE" w:rsidDel="00960003">
          <w:rPr>
            <w:rFonts w:eastAsiaTheme="minorHAnsi"/>
            <w:b w:val="0"/>
            <w:color w:val="000000"/>
            <w:sz w:val="18"/>
            <w:szCs w:val="18"/>
          </w:rPr>
          <w:delText>Id</w:delText>
        </w:r>
      </w:del>
    </w:p>
    <w:p w:rsidR="00C10852" w:rsidRDefault="00C10852" w:rsidP="006655EE">
      <w:pPr>
        <w:pStyle w:val="Subtitle"/>
        <w:numPr>
          <w:ilvl w:val="1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การประมวลผล</w:t>
      </w:r>
      <w:r w:rsidRPr="006655EE">
        <w:rPr>
          <w:rFonts w:eastAsiaTheme="minorHAnsi"/>
          <w:b w:val="0"/>
          <w:color w:val="000000"/>
          <w:sz w:val="18"/>
          <w:szCs w:val="18"/>
        </w:rPr>
        <w:t xml:space="preserve">: </w:t>
      </w:r>
      <w:r w:rsidRPr="006655EE">
        <w:rPr>
          <w:rFonts w:eastAsiaTheme="minorHAnsi" w:hint="eastAsia"/>
          <w:b w:val="0"/>
          <w:color w:val="000000"/>
          <w:sz w:val="18"/>
          <w:szCs w:val="18"/>
          <w:cs/>
        </w:rPr>
        <w:t>ระบบอ่าน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ข้อมูลจาก </w:t>
      </w:r>
      <w:r>
        <w:rPr>
          <w:rFonts w:eastAsiaTheme="minorHAnsi"/>
          <w:b w:val="0"/>
          <w:color w:val="000000"/>
          <w:sz w:val="18"/>
          <w:szCs w:val="18"/>
        </w:rPr>
        <w:t xml:space="preserve">Webservice </w:t>
      </w:r>
      <w:r>
        <w:rPr>
          <w:rFonts w:eastAsiaTheme="minorHAnsi"/>
          <w:color w:val="FF0000"/>
          <w:sz w:val="18"/>
          <w:szCs w:val="18"/>
        </w:rPr>
        <w:t xml:space="preserve">CBSAC001 – InquiryCustomerAccountSummary </w:t>
      </w:r>
      <w:r w:rsidRPr="006655EE">
        <w:rPr>
          <w:rFonts w:eastAsiaTheme="minorHAnsi" w:hint="cs"/>
          <w:color w:val="000000" w:themeColor="text1"/>
          <w:sz w:val="18"/>
          <w:szCs w:val="18"/>
          <w:cs/>
        </w:rPr>
        <w:t>และ</w:t>
      </w:r>
      <w:r>
        <w:rPr>
          <w:rFonts w:eastAsiaTheme="minorHAnsi" w:hint="cs"/>
          <w:color w:val="FF0000"/>
          <w:sz w:val="18"/>
          <w:szCs w:val="18"/>
          <w:cs/>
        </w:rPr>
        <w:t xml:space="preserve"> </w:t>
      </w:r>
      <w:r>
        <w:rPr>
          <w:rFonts w:eastAsiaTheme="minorHAnsi"/>
          <w:color w:val="FF0000"/>
          <w:sz w:val="18"/>
          <w:szCs w:val="18"/>
        </w:rPr>
        <w:t>CBSCF107 – InquiryServiceWithBank</w:t>
      </w:r>
    </w:p>
    <w:p w:rsidR="00C9171B" w:rsidRDefault="00C10852" w:rsidP="006655EE">
      <w:pPr>
        <w:pStyle w:val="Subtitle"/>
        <w:numPr>
          <w:ilvl w:val="1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>
        <w:rPr>
          <w:rFonts w:eastAsiaTheme="minorHAnsi" w:hint="cs"/>
          <w:b w:val="0"/>
          <w:color w:val="000000"/>
          <w:sz w:val="18"/>
          <w:szCs w:val="18"/>
          <w:cs/>
        </w:rPr>
        <w:t>ระหว่างการประมวลผล ถ้ามีข้อมูลเลขที่สัญญา (</w:t>
      </w:r>
      <w:r w:rsidRPr="006655EE">
        <w:rPr>
          <w:rFonts w:eastAsiaTheme="minorHAnsi"/>
          <w:b w:val="0"/>
          <w:color w:val="000000"/>
          <w:sz w:val="18"/>
          <w:szCs w:val="18"/>
        </w:rPr>
        <w:t>AccountNumber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>)</w:t>
      </w:r>
      <w:r>
        <w:rPr>
          <w:rFonts w:hint="cs"/>
          <w:cs/>
        </w:rPr>
        <w:t xml:space="preserve">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 ให้นำข้อมูล </w:t>
      </w:r>
      <w:r>
        <w:rPr>
          <w:rFonts w:eastAsiaTheme="minorHAnsi"/>
          <w:b w:val="0"/>
          <w:color w:val="000000"/>
          <w:sz w:val="18"/>
          <w:szCs w:val="18"/>
        </w:rPr>
        <w:t xml:space="preserve">AccountNumber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ไป </w:t>
      </w:r>
      <w:r>
        <w:rPr>
          <w:rFonts w:eastAsiaTheme="minorHAnsi"/>
          <w:b w:val="0"/>
          <w:color w:val="000000"/>
          <w:sz w:val="18"/>
          <w:szCs w:val="18"/>
        </w:rPr>
        <w:t xml:space="preserve">Call </w:t>
      </w:r>
      <w:r>
        <w:rPr>
          <w:rFonts w:eastAsiaTheme="minorHAnsi"/>
          <w:color w:val="00B050"/>
          <w:sz w:val="18"/>
          <w:szCs w:val="18"/>
        </w:rPr>
        <w:t>Web service HP</w:t>
      </w:r>
      <w:r>
        <w:rPr>
          <w:rFonts w:eastAsiaTheme="minorHAnsi"/>
          <w:b w:val="0"/>
          <w:color w:val="000000"/>
          <w:sz w:val="18"/>
          <w:szCs w:val="18"/>
        </w:rPr>
        <w:t xml:space="preserve"> 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>เพื่อดึงข้อมูลเลขทะเบียนรถ</w:t>
      </w:r>
      <w:r>
        <w:rPr>
          <w:rFonts w:eastAsiaTheme="minorHAnsi"/>
          <w:b w:val="0"/>
          <w:color w:val="000000"/>
          <w:sz w:val="18"/>
          <w:szCs w:val="18"/>
        </w:rPr>
        <w:t xml:space="preserve"> </w:t>
      </w:r>
    </w:p>
    <w:p w:rsidR="00C9171B" w:rsidRPr="006655EE" w:rsidRDefault="00C9171B" w:rsidP="006655EE">
      <w:pPr>
        <w:pStyle w:val="Subtitle"/>
        <w:numPr>
          <w:ilvl w:val="1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>
        <w:rPr>
          <w:rFonts w:eastAsiaTheme="minorHAnsi" w:hint="cs"/>
          <w:b w:val="0"/>
          <w:color w:val="000000"/>
          <w:sz w:val="18"/>
          <w:szCs w:val="18"/>
          <w:cs/>
        </w:rPr>
        <w:t>ระหว่างประมวลผล ให้ตรวจสอบข้อมูล</w:t>
      </w:r>
      <w:r w:rsidR="00C10852" w:rsidRPr="006655EE">
        <w:rPr>
          <w:rFonts w:eastAsiaTheme="minorHAnsi"/>
          <w:b w:val="0"/>
          <w:color w:val="000000"/>
          <w:sz w:val="18"/>
          <w:szCs w:val="18"/>
        </w:rPr>
        <w:t xml:space="preserve"> </w:t>
      </w:r>
      <w:r>
        <w:rPr>
          <w:rFonts w:eastAsiaTheme="minorHAnsi"/>
          <w:b w:val="0"/>
          <w:color w:val="000000"/>
          <w:sz w:val="18"/>
          <w:szCs w:val="18"/>
        </w:rPr>
        <w:t xml:space="preserve"> ProductCode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เพื่อหา </w:t>
      </w:r>
      <w:r>
        <w:rPr>
          <w:rFonts w:eastAsiaTheme="minorHAnsi"/>
          <w:b w:val="0"/>
          <w:color w:val="000000"/>
          <w:sz w:val="18"/>
          <w:szCs w:val="18"/>
        </w:rPr>
        <w:t xml:space="preserve">Target URL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สำหรับใช้เป็นเงื่อนไขเมื่อคลิกปุ่ม </w:t>
      </w:r>
      <w:r>
        <w:rPr>
          <w:rFonts w:eastAsiaTheme="minorHAnsi"/>
          <w:b w:val="0"/>
          <w:color w:val="000000"/>
          <w:sz w:val="18"/>
          <w:szCs w:val="18"/>
        </w:rPr>
        <w:t>View Product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 </w:t>
      </w:r>
      <w:r>
        <w:rPr>
          <w:rFonts w:eastAsiaTheme="minorHAnsi"/>
          <w:b w:val="0"/>
          <w:color w:val="000000"/>
          <w:sz w:val="18"/>
          <w:szCs w:val="18"/>
        </w:rPr>
        <w:t>Detail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 โดยตรวจสอบกับ </w:t>
      </w:r>
      <w:r w:rsidRPr="006655EE">
        <w:rPr>
          <w:rFonts w:eastAsiaTheme="minorHAnsi"/>
          <w:b w:val="0"/>
          <w:color w:val="000000"/>
          <w:sz w:val="18"/>
          <w:szCs w:val="18"/>
        </w:rPr>
        <w:t xml:space="preserve">TB_C_PARAMETER </w:t>
      </w:r>
      <w:r w:rsidRPr="006655EE">
        <w:rPr>
          <w:rFonts w:eastAsiaTheme="minorHAnsi"/>
          <w:b w:val="0"/>
          <w:color w:val="000000"/>
          <w:sz w:val="18"/>
          <w:szCs w:val="18"/>
          <w:cs/>
        </w:rPr>
        <w:t>ดังนี้</w:t>
      </w:r>
    </w:p>
    <w:p w:rsidR="00CF221C" w:rsidRDefault="00CF221C" w:rsidP="006655EE">
      <w:pPr>
        <w:pStyle w:val="Subtitle"/>
        <w:numPr>
          <w:ilvl w:val="2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ถ้า </w:t>
      </w:r>
      <w:r>
        <w:rPr>
          <w:rFonts w:eastAsiaTheme="minorHAnsi"/>
          <w:b w:val="0"/>
          <w:color w:val="000000"/>
          <w:sz w:val="18"/>
          <w:szCs w:val="18"/>
        </w:rPr>
        <w:t xml:space="preserve">ProductCode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มีค่าตรงกับ </w:t>
      </w:r>
      <w:r w:rsidR="00C9171B" w:rsidRPr="006655EE">
        <w:rPr>
          <w:rFonts w:eastAsiaTheme="minorHAnsi"/>
          <w:b w:val="0"/>
          <w:color w:val="000000"/>
          <w:sz w:val="18"/>
          <w:szCs w:val="18"/>
        </w:rPr>
        <w:t>TB_C_PARAMETER.PARAMETER_NAME=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</w:t>
      </w:r>
      <w:r w:rsidR="00905FFA">
        <w:rPr>
          <w:rFonts w:ascii="Consolas" w:eastAsiaTheme="minorHAnsi" w:hAnsi="Consolas" w:cs="Consolas"/>
          <w:color w:val="000000"/>
          <w:sz w:val="19"/>
          <w:szCs w:val="19"/>
        </w:rPr>
        <w:t>TD</w:t>
      </w:r>
      <w:r>
        <w:rPr>
          <w:rFonts w:eastAsiaTheme="minorHAnsi"/>
          <w:b w:val="0"/>
          <w:color w:val="000000"/>
          <w:sz w:val="18"/>
          <w:szCs w:val="18"/>
        </w:rPr>
        <w:t xml:space="preserve">’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ให้กำหนด </w:t>
      </w:r>
      <w:r>
        <w:rPr>
          <w:rFonts w:eastAsiaTheme="minorHAnsi"/>
          <w:b w:val="0"/>
          <w:color w:val="000000"/>
          <w:sz w:val="18"/>
          <w:szCs w:val="18"/>
        </w:rPr>
        <w:t xml:space="preserve">Target URL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>จาก</w:t>
      </w:r>
      <w:r>
        <w:rPr>
          <w:rFonts w:eastAsiaTheme="minorHAnsi"/>
          <w:b w:val="0"/>
          <w:color w:val="000000"/>
          <w:sz w:val="18"/>
          <w:szCs w:val="18"/>
        </w:rPr>
        <w:t xml:space="preserve"> TB_</w:t>
      </w:r>
      <w:r w:rsidRPr="00A95CA2">
        <w:rPr>
          <w:rFonts w:eastAsiaTheme="minorHAnsi"/>
          <w:b w:val="0"/>
          <w:color w:val="000000"/>
          <w:sz w:val="18"/>
          <w:szCs w:val="18"/>
        </w:rPr>
        <w:t>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</w:t>
      </w:r>
      <w:r w:rsidR="00905FFA">
        <w:rPr>
          <w:rFonts w:ascii="Consolas" w:eastAsiaTheme="minorHAnsi" w:hAnsi="Consolas" w:cs="Consolas"/>
          <w:color w:val="00000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00"/>
          <w:sz w:val="19"/>
          <w:szCs w:val="19"/>
        </w:rPr>
        <w:t>_TARGET</w:t>
      </w:r>
      <w:r>
        <w:rPr>
          <w:rFonts w:eastAsiaTheme="minorHAnsi"/>
          <w:b w:val="0"/>
          <w:color w:val="000000"/>
          <w:sz w:val="18"/>
          <w:szCs w:val="18"/>
        </w:rPr>
        <w:t>’</w:t>
      </w:r>
    </w:p>
    <w:p w:rsidR="00CF221C" w:rsidRDefault="00CF221C" w:rsidP="006655EE">
      <w:pPr>
        <w:pStyle w:val="Subtitle"/>
        <w:numPr>
          <w:ilvl w:val="2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ถ้า </w:t>
      </w:r>
      <w:r>
        <w:rPr>
          <w:rFonts w:eastAsiaTheme="minorHAnsi"/>
          <w:b w:val="0"/>
          <w:color w:val="000000"/>
          <w:sz w:val="18"/>
          <w:szCs w:val="18"/>
        </w:rPr>
        <w:t xml:space="preserve">ProductCode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มีค่าตรงกับ </w:t>
      </w:r>
      <w:r w:rsidRPr="00A95CA2">
        <w:rPr>
          <w:rFonts w:eastAsiaTheme="minorHAnsi"/>
          <w:b w:val="0"/>
          <w:color w:val="000000"/>
          <w:sz w:val="18"/>
          <w:szCs w:val="18"/>
        </w:rPr>
        <w:t>TB_C_PARAMETER.PARAMETER_NAME=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CS_PRODUCT_LOAN</w:t>
      </w:r>
      <w:r>
        <w:rPr>
          <w:rFonts w:eastAsiaTheme="minorHAnsi"/>
          <w:b w:val="0"/>
          <w:color w:val="000000"/>
          <w:sz w:val="18"/>
          <w:szCs w:val="18"/>
        </w:rPr>
        <w:t xml:space="preserve">’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ให้กำหนด </w:t>
      </w:r>
      <w:r>
        <w:rPr>
          <w:rFonts w:eastAsiaTheme="minorHAnsi"/>
          <w:b w:val="0"/>
          <w:color w:val="000000"/>
          <w:sz w:val="18"/>
          <w:szCs w:val="18"/>
        </w:rPr>
        <w:t xml:space="preserve">Target URL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>จาก</w:t>
      </w:r>
      <w:r>
        <w:rPr>
          <w:rFonts w:eastAsiaTheme="minorHAnsi"/>
          <w:b w:val="0"/>
          <w:color w:val="000000"/>
          <w:sz w:val="18"/>
          <w:szCs w:val="18"/>
        </w:rPr>
        <w:t xml:space="preserve"> TB_</w:t>
      </w:r>
      <w:r w:rsidRPr="00A95CA2">
        <w:rPr>
          <w:rFonts w:eastAsiaTheme="minorHAnsi"/>
          <w:b w:val="0"/>
          <w:color w:val="000000"/>
          <w:sz w:val="18"/>
          <w:szCs w:val="18"/>
        </w:rPr>
        <w:t>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CS_PRODUCT_LOAN_TARGET</w:t>
      </w:r>
      <w:r>
        <w:rPr>
          <w:rFonts w:eastAsiaTheme="minorHAnsi"/>
          <w:b w:val="0"/>
          <w:color w:val="000000"/>
          <w:sz w:val="18"/>
          <w:szCs w:val="18"/>
        </w:rPr>
        <w:t>’</w:t>
      </w:r>
    </w:p>
    <w:p w:rsidR="007C2E9B" w:rsidRDefault="00CF221C" w:rsidP="006655EE">
      <w:pPr>
        <w:pStyle w:val="Subtitle"/>
        <w:numPr>
          <w:ilvl w:val="2"/>
          <w:numId w:val="260"/>
        </w:numPr>
        <w:rPr>
          <w:rFonts w:eastAsiaTheme="minorHAnsi"/>
          <w:b w:val="0"/>
          <w:color w:val="000000"/>
          <w:sz w:val="18"/>
          <w:szCs w:val="18"/>
        </w:rPr>
      </w:pPr>
      <w:r>
        <w:rPr>
          <w:rFonts w:eastAsiaTheme="minorHAnsi" w:hint="cs"/>
          <w:b w:val="0"/>
          <w:color w:val="000000"/>
          <w:sz w:val="18"/>
          <w:szCs w:val="18"/>
          <w:cs/>
        </w:rPr>
        <w:lastRenderedPageBreak/>
        <w:t xml:space="preserve">ถ้า </w:t>
      </w:r>
      <w:r>
        <w:rPr>
          <w:rFonts w:eastAsiaTheme="minorHAnsi"/>
          <w:b w:val="0"/>
          <w:color w:val="000000"/>
          <w:sz w:val="18"/>
          <w:szCs w:val="18"/>
        </w:rPr>
        <w:t xml:space="preserve">ProductCode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มีค่าตรงกับ </w:t>
      </w:r>
      <w:r w:rsidRPr="00A95CA2">
        <w:rPr>
          <w:rFonts w:eastAsiaTheme="minorHAnsi"/>
          <w:b w:val="0"/>
          <w:color w:val="000000"/>
          <w:sz w:val="18"/>
          <w:szCs w:val="18"/>
        </w:rPr>
        <w:t>TB_C_PARAMETER.PARAMETER_NAME=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CS_PRODUCT_CASA</w:t>
      </w:r>
      <w:r>
        <w:rPr>
          <w:rFonts w:eastAsiaTheme="minorHAnsi"/>
          <w:b w:val="0"/>
          <w:color w:val="000000"/>
          <w:sz w:val="18"/>
          <w:szCs w:val="18"/>
        </w:rPr>
        <w:t xml:space="preserve">’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 xml:space="preserve">ให้กำหนด </w:t>
      </w:r>
      <w:r>
        <w:rPr>
          <w:rFonts w:eastAsiaTheme="minorHAnsi"/>
          <w:b w:val="0"/>
          <w:color w:val="000000"/>
          <w:sz w:val="18"/>
          <w:szCs w:val="18"/>
        </w:rPr>
        <w:t xml:space="preserve">Target URL </w:t>
      </w:r>
      <w:r>
        <w:rPr>
          <w:rFonts w:eastAsiaTheme="minorHAnsi" w:hint="cs"/>
          <w:b w:val="0"/>
          <w:color w:val="000000"/>
          <w:sz w:val="18"/>
          <w:szCs w:val="18"/>
          <w:cs/>
        </w:rPr>
        <w:t>จาก</w:t>
      </w:r>
      <w:r>
        <w:rPr>
          <w:rFonts w:eastAsiaTheme="minorHAnsi"/>
          <w:b w:val="0"/>
          <w:color w:val="000000"/>
          <w:sz w:val="18"/>
          <w:szCs w:val="18"/>
        </w:rPr>
        <w:t xml:space="preserve"> TB_</w:t>
      </w:r>
      <w:r w:rsidRPr="00A95CA2">
        <w:rPr>
          <w:rFonts w:eastAsiaTheme="minorHAnsi"/>
          <w:b w:val="0"/>
          <w:color w:val="000000"/>
          <w:sz w:val="18"/>
          <w:szCs w:val="18"/>
        </w:rPr>
        <w:t>C_PARAMETER.PARAMETER_NAME=</w:t>
      </w:r>
      <w:r>
        <w:rPr>
          <w:rFonts w:eastAsiaTheme="minorHAnsi"/>
          <w:b w:val="0"/>
          <w:color w:val="000000"/>
          <w:sz w:val="18"/>
          <w:szCs w:val="18"/>
        </w:rPr>
        <w:t>’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CS_PRODUCT_CASA_TARGET</w:t>
      </w:r>
      <w:r>
        <w:rPr>
          <w:rFonts w:eastAsiaTheme="minorHAnsi"/>
          <w:b w:val="0"/>
          <w:color w:val="000000"/>
          <w:sz w:val="18"/>
          <w:szCs w:val="18"/>
        </w:rPr>
        <w:t>’</w:t>
      </w:r>
    </w:p>
    <w:p w:rsidR="00C10852" w:rsidRPr="006655EE" w:rsidRDefault="00C10852" w:rsidP="006655EE">
      <w:pPr>
        <w:pStyle w:val="ListParagraph"/>
        <w:numPr>
          <w:ilvl w:val="0"/>
          <w:numId w:val="260"/>
        </w:numPr>
        <w:rPr>
          <w:b/>
        </w:rPr>
      </w:pPr>
      <w:r>
        <w:rPr>
          <w:rFonts w:hint="cs"/>
          <w:cs/>
        </w:rPr>
        <w:t xml:space="preserve">ระบบแสดงรายการ </w:t>
      </w:r>
      <w:r>
        <w:t xml:space="preserve">Product/Service </w:t>
      </w:r>
      <w:r w:rsidR="009C4E23">
        <w:rPr>
          <w:rFonts w:hint="cs"/>
          <w:cs/>
        </w:rPr>
        <w:t>โดยแบ่งหน้า หน้าละ 10 รายการ</w:t>
      </w:r>
    </w:p>
    <w:p w:rsidR="00C10852" w:rsidRPr="006655EE" w:rsidRDefault="00C10852" w:rsidP="006655EE">
      <w:pPr>
        <w:rPr>
          <w:b/>
        </w:rPr>
      </w:pPr>
    </w:p>
    <w:p w:rsidR="00494714" w:rsidRDefault="00494714" w:rsidP="00494714">
      <w:pPr>
        <w:pStyle w:val="Heading4"/>
      </w:pPr>
      <w:r>
        <w:t>Action</w:t>
      </w:r>
      <w:r>
        <w:rPr>
          <w:rFonts w:hint="cs"/>
          <w:cs/>
        </w:rPr>
        <w:t xml:space="preserve"> </w:t>
      </w:r>
      <w:r>
        <w:t>: Create SR</w:t>
      </w:r>
    </w:p>
    <w:p w:rsidR="00494714" w:rsidRDefault="00494714" w:rsidP="006655EE">
      <w:pPr>
        <w:pStyle w:val="ListParagraph"/>
        <w:numPr>
          <w:ilvl w:val="0"/>
          <w:numId w:val="261"/>
        </w:numPr>
      </w:pPr>
      <w:r>
        <w:rPr>
          <w:rFonts w:hint="cs"/>
          <w:cs/>
        </w:rPr>
        <w:t>ระบบทำงานดังนี้</w:t>
      </w:r>
    </w:p>
    <w:p w:rsidR="00494714" w:rsidRDefault="00494714" w:rsidP="006655EE">
      <w:pPr>
        <w:pStyle w:val="ListParagraph"/>
        <w:numPr>
          <w:ilvl w:val="1"/>
          <w:numId w:val="261"/>
        </w:numPr>
      </w:pPr>
      <w:r>
        <w:t>Target URL : ~</w:t>
      </w:r>
      <w:r>
        <w:rPr>
          <w:rFonts w:hint="cs"/>
          <w:cs/>
        </w:rPr>
        <w:t>/</w:t>
      </w:r>
      <w:r>
        <w:t>ServiceRequest/Create</w:t>
      </w:r>
    </w:p>
    <w:p w:rsidR="00494714" w:rsidRDefault="00494714" w:rsidP="006655EE">
      <w:pPr>
        <w:pStyle w:val="ListParagraph"/>
        <w:numPr>
          <w:ilvl w:val="1"/>
          <w:numId w:val="261"/>
        </w:numPr>
      </w:pPr>
      <w:r>
        <w:t>Parameters: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CustomerNumber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IDNumber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BirthDate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Title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PrimaryName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PrimaryLastName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AlternateTitle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AlternateFirstName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AlternateLastName</w:t>
      </w:r>
    </w:p>
    <w:p w:rsidR="00494714" w:rsidRDefault="00494714" w:rsidP="006655EE">
      <w:pPr>
        <w:pStyle w:val="ListParagraph"/>
        <w:numPr>
          <w:ilvl w:val="2"/>
          <w:numId w:val="261"/>
        </w:numPr>
      </w:pPr>
      <w:r>
        <w:t>OfficerCode</w:t>
      </w:r>
    </w:p>
    <w:p w:rsidR="00494714" w:rsidRPr="00C74A87" w:rsidRDefault="00494714" w:rsidP="006655EE">
      <w:pPr>
        <w:pStyle w:val="ListParagraph"/>
        <w:numPr>
          <w:ilvl w:val="1"/>
          <w:numId w:val="261"/>
        </w:numPr>
        <w:rPr>
          <w:cs/>
        </w:r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SR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C10852" w:rsidRPr="006655EE" w:rsidRDefault="00C10852" w:rsidP="006655EE">
      <w:pPr>
        <w:rPr>
          <w:b/>
        </w:rPr>
      </w:pPr>
    </w:p>
    <w:p w:rsidR="00494714" w:rsidRDefault="00494714" w:rsidP="00494714">
      <w:pPr>
        <w:pStyle w:val="Heading4"/>
      </w:pPr>
      <w:r>
        <w:t>Action</w:t>
      </w:r>
      <w:r>
        <w:rPr>
          <w:rFonts w:hint="cs"/>
          <w:cs/>
        </w:rPr>
        <w:t xml:space="preserve"> </w:t>
      </w:r>
      <w:r>
        <w:t xml:space="preserve">: </w:t>
      </w:r>
      <w:r w:rsidR="00B1180F">
        <w:t xml:space="preserve">View </w:t>
      </w:r>
      <w:r w:rsidR="00C9171B">
        <w:t>Product</w:t>
      </w:r>
      <w:r w:rsidR="004C3505">
        <w:t xml:space="preserve"> </w:t>
      </w:r>
      <w:r w:rsidR="00F061DB">
        <w:t>TD</w:t>
      </w:r>
      <w:r w:rsidR="00B1180F">
        <w:t xml:space="preserve"> Detail</w:t>
      </w:r>
    </w:p>
    <w:p w:rsidR="004C3505" w:rsidRDefault="004C3505" w:rsidP="006655EE">
      <w:pPr>
        <w:pStyle w:val="ListParagraph"/>
        <w:numPr>
          <w:ilvl w:val="0"/>
          <w:numId w:val="262"/>
        </w:numPr>
      </w:pPr>
      <w:r>
        <w:rPr>
          <w:rFonts w:hint="cs"/>
          <w:cs/>
        </w:rPr>
        <w:t>ระบบทำงานดังนี้</w:t>
      </w:r>
    </w:p>
    <w:p w:rsidR="007C2E9B" w:rsidRPr="006655EE" w:rsidRDefault="004C3505" w:rsidP="006655EE">
      <w:pPr>
        <w:pStyle w:val="ListParagraph"/>
        <w:numPr>
          <w:ilvl w:val="1"/>
          <w:numId w:val="262"/>
        </w:numPr>
        <w:rPr>
          <w:b/>
        </w:rPr>
      </w:pPr>
      <w:r>
        <w:t xml:space="preserve">Target URL : </w:t>
      </w:r>
      <w:r w:rsidRPr="00A95CA2">
        <w:rPr>
          <w:rFonts w:eastAsiaTheme="minorHAnsi"/>
          <w:color w:val="000000"/>
          <w:sz w:val="18"/>
          <w:szCs w:val="18"/>
        </w:rPr>
        <w:t>~/</w:t>
      </w:r>
      <w:r w:rsidRPr="000153AC">
        <w:rPr>
          <w:rFonts w:eastAsiaTheme="minorHAnsi"/>
          <w:b/>
          <w:color w:val="000000"/>
          <w:sz w:val="18"/>
          <w:szCs w:val="18"/>
        </w:rPr>
        <w:t>Product</w:t>
      </w:r>
      <w:r>
        <w:rPr>
          <w:rFonts w:eastAsiaTheme="minorHAnsi"/>
          <w:b/>
          <w:color w:val="000000"/>
          <w:sz w:val="18"/>
          <w:szCs w:val="18"/>
        </w:rPr>
        <w:t>Service</w:t>
      </w:r>
      <w:r w:rsidRPr="000153AC">
        <w:rPr>
          <w:rFonts w:eastAsiaTheme="minorHAnsi"/>
          <w:b/>
          <w:color w:val="000000"/>
          <w:sz w:val="18"/>
          <w:szCs w:val="18"/>
        </w:rPr>
        <w:t>/</w:t>
      </w:r>
      <w:r w:rsidR="00F061DB">
        <w:rPr>
          <w:rFonts w:eastAsiaTheme="minorHAnsi"/>
          <w:b/>
          <w:color w:val="000000"/>
          <w:sz w:val="18"/>
          <w:szCs w:val="18"/>
        </w:rPr>
        <w:t>TDAccount</w:t>
      </w:r>
      <w:r>
        <w:rPr>
          <w:rFonts w:eastAsiaTheme="minorHAnsi"/>
          <w:b/>
          <w:color w:val="000000"/>
          <w:sz w:val="18"/>
          <w:szCs w:val="18"/>
        </w:rPr>
        <w:t>Detail</w:t>
      </w:r>
      <w:r w:rsidR="00905FFA">
        <w:t xml:space="preserve">  (</w:t>
      </w:r>
      <w:r w:rsidR="00905FFA">
        <w:rPr>
          <w:rFonts w:hint="cs"/>
          <w:cs/>
        </w:rPr>
        <w:t xml:space="preserve">ตามที่ </w:t>
      </w:r>
      <w:r w:rsidR="00905FFA">
        <w:t xml:space="preserve">Config </w:t>
      </w:r>
      <w:r w:rsidR="00905FFA">
        <w:rPr>
          <w:rFonts w:hint="cs"/>
          <w:cs/>
        </w:rPr>
        <w:t xml:space="preserve">ใน </w:t>
      </w:r>
      <w:r w:rsidR="00905FFA" w:rsidRPr="006655EE">
        <w:rPr>
          <w:sz w:val="16"/>
          <w:szCs w:val="16"/>
        </w:rPr>
        <w:t>TB_C_PARAMETER.PARAMETER_NAME=’CS_PRODUCT_</w:t>
      </w:r>
      <w:r w:rsidR="00905FFA">
        <w:rPr>
          <w:sz w:val="16"/>
          <w:szCs w:val="16"/>
        </w:rPr>
        <w:t>TD</w:t>
      </w:r>
      <w:r w:rsidR="00905FFA" w:rsidRPr="006655EE">
        <w:rPr>
          <w:sz w:val="16"/>
          <w:szCs w:val="16"/>
        </w:rPr>
        <w:t>_TARGET’</w:t>
      </w:r>
      <w:r w:rsidR="00905FFA" w:rsidRPr="006655EE">
        <w:rPr>
          <w:sz w:val="16"/>
          <w:szCs w:val="16"/>
          <w:cs/>
        </w:rPr>
        <w:t>)</w:t>
      </w:r>
    </w:p>
    <w:p w:rsidR="00EB16ED" w:rsidRDefault="00EB16ED" w:rsidP="006655EE">
      <w:pPr>
        <w:pStyle w:val="ListParagraph"/>
        <w:numPr>
          <w:ilvl w:val="1"/>
          <w:numId w:val="262"/>
        </w:numPr>
      </w:pPr>
      <w:r>
        <w:t>Parameters :</w:t>
      </w:r>
    </w:p>
    <w:p w:rsidR="004C3505" w:rsidRDefault="00905FFA" w:rsidP="006655EE">
      <w:pPr>
        <w:pStyle w:val="ListParagraph"/>
        <w:numPr>
          <w:ilvl w:val="2"/>
          <w:numId w:val="262"/>
        </w:numPr>
      </w:pPr>
      <w:r w:rsidRPr="004D559D">
        <w:t>AccountNumber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CustomerNumber</w:t>
      </w:r>
    </w:p>
    <w:p w:rsidR="00541454" w:rsidRDefault="00541454" w:rsidP="00841513">
      <w:pPr>
        <w:pStyle w:val="ListParagraph"/>
        <w:numPr>
          <w:ilvl w:val="2"/>
          <w:numId w:val="262"/>
        </w:numPr>
      </w:pPr>
      <w:r>
        <w:t>CustomerType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IDNumber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BirthDate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Title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PrimaryName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PrimaryLastName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AlternateTitle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AlternateFirstName</w:t>
      </w:r>
    </w:p>
    <w:p w:rsidR="00841513" w:rsidRDefault="00841513" w:rsidP="00841513">
      <w:pPr>
        <w:pStyle w:val="ListParagraph"/>
        <w:numPr>
          <w:ilvl w:val="2"/>
          <w:numId w:val="262"/>
        </w:numPr>
      </w:pPr>
      <w:r>
        <w:t>AlternateLastName</w:t>
      </w:r>
    </w:p>
    <w:p w:rsidR="00841513" w:rsidRDefault="00541454" w:rsidP="006655EE">
      <w:pPr>
        <w:pStyle w:val="ListParagraph"/>
        <w:numPr>
          <w:ilvl w:val="2"/>
          <w:numId w:val="262"/>
        </w:numPr>
      </w:pPr>
      <w:r>
        <w:t>CountryOfCitizenShip</w:t>
      </w:r>
    </w:p>
    <w:p w:rsidR="00905FFA" w:rsidRDefault="00905FFA" w:rsidP="006655EE">
      <w:pPr>
        <w:pStyle w:val="ListParagraph"/>
        <w:numPr>
          <w:ilvl w:val="1"/>
          <w:numId w:val="262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 w:rsidR="00F061DB">
        <w:t>TD Account Detail</w:t>
      </w:r>
      <w:r w:rsidR="00841513">
        <w:t xml:space="preserve"> </w:t>
      </w:r>
      <w:r w:rsidR="00841513">
        <w:rPr>
          <w:rFonts w:hint="cs"/>
          <w:cs/>
        </w:rPr>
        <w:t xml:space="preserve">พร้อมแสดงข้อมูล </w:t>
      </w:r>
      <w:r w:rsidR="00841513">
        <w:t xml:space="preserve">Customer </w:t>
      </w:r>
      <w:r w:rsidR="00841513">
        <w:rPr>
          <w:rFonts w:hint="cs"/>
          <w:cs/>
        </w:rPr>
        <w:t xml:space="preserve">และรายละเอียดของ </w:t>
      </w:r>
      <w:r w:rsidR="00841513">
        <w:t xml:space="preserve">TD Account </w:t>
      </w:r>
      <w:r w:rsidR="00841513">
        <w:rPr>
          <w:rFonts w:hint="cs"/>
          <w:cs/>
        </w:rPr>
        <w:t xml:space="preserve">ตาม </w:t>
      </w:r>
      <w:r w:rsidR="00841513">
        <w:t xml:space="preserve">Parameter </w:t>
      </w:r>
      <w:r w:rsidR="00841513">
        <w:rPr>
          <w:rFonts w:hint="cs"/>
          <w:cs/>
        </w:rPr>
        <w:t>ที่ส่งไป</w:t>
      </w:r>
    </w:p>
    <w:p w:rsidR="002A2D0B" w:rsidRDefault="002A2D0B">
      <w:pPr>
        <w:rPr>
          <w:ins w:id="146" w:author="AdminKK" w:date="2017-10-05T16:09:00Z"/>
          <w:color w:val="0000CC"/>
          <w:u w:val="single"/>
        </w:rPr>
      </w:pPr>
      <w:bookmarkStart w:id="147" w:name="_Toc473668949"/>
      <w:bookmarkStart w:id="148" w:name="_Toc473668950"/>
      <w:bookmarkStart w:id="149" w:name="_Toc473668959"/>
      <w:bookmarkStart w:id="150" w:name="_Toc473668960"/>
      <w:bookmarkStart w:id="151" w:name="_Toc473668965"/>
      <w:bookmarkStart w:id="152" w:name="_Toc473668966"/>
      <w:bookmarkStart w:id="153" w:name="_Toc473668971"/>
      <w:bookmarkStart w:id="154" w:name="_Toc473668972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ins w:id="155" w:author="AdminKK" w:date="2017-10-05T16:09:00Z">
        <w:r>
          <w:br w:type="page"/>
        </w:r>
      </w:ins>
    </w:p>
    <w:p w:rsidR="004C3505" w:rsidRDefault="004C3505" w:rsidP="004C3505">
      <w:pPr>
        <w:pStyle w:val="Heading4"/>
      </w:pPr>
      <w:r>
        <w:lastRenderedPageBreak/>
        <w:t>Action</w:t>
      </w:r>
      <w:r>
        <w:rPr>
          <w:rFonts w:hint="cs"/>
          <w:cs/>
        </w:rPr>
        <w:t xml:space="preserve"> </w:t>
      </w:r>
      <w:r>
        <w:t>: View Product Loan Detail</w:t>
      </w:r>
    </w:p>
    <w:p w:rsidR="00E32CED" w:rsidRDefault="00E32CED" w:rsidP="006655EE">
      <w:pPr>
        <w:pStyle w:val="ListParagraph"/>
        <w:numPr>
          <w:ilvl w:val="0"/>
          <w:numId w:val="263"/>
        </w:numPr>
      </w:pPr>
      <w:r>
        <w:rPr>
          <w:rFonts w:hint="cs"/>
          <w:cs/>
        </w:rPr>
        <w:t>ระบบทำงานดังนี้</w:t>
      </w:r>
    </w:p>
    <w:p w:rsidR="00E32CED" w:rsidRDefault="00E32CED" w:rsidP="006655EE">
      <w:pPr>
        <w:pStyle w:val="ListParagraph"/>
        <w:numPr>
          <w:ilvl w:val="1"/>
          <w:numId w:val="263"/>
        </w:numPr>
      </w:pPr>
      <w:r>
        <w:t xml:space="preserve">Target URL : </w:t>
      </w:r>
      <w:r w:rsidRPr="00A95CA2">
        <w:rPr>
          <w:rFonts w:eastAsiaTheme="minorHAnsi"/>
          <w:color w:val="000000"/>
          <w:sz w:val="18"/>
          <w:szCs w:val="18"/>
        </w:rPr>
        <w:t>~/</w:t>
      </w:r>
      <w:r w:rsidRPr="000153AC">
        <w:rPr>
          <w:rFonts w:eastAsiaTheme="minorHAnsi"/>
          <w:b/>
          <w:color w:val="000000"/>
          <w:sz w:val="18"/>
          <w:szCs w:val="18"/>
        </w:rPr>
        <w:t>Product</w:t>
      </w:r>
      <w:r>
        <w:rPr>
          <w:rFonts w:eastAsiaTheme="minorHAnsi"/>
          <w:b/>
          <w:color w:val="000000"/>
          <w:sz w:val="18"/>
          <w:szCs w:val="18"/>
        </w:rPr>
        <w:t>Service</w:t>
      </w:r>
      <w:r w:rsidRPr="000153AC">
        <w:rPr>
          <w:rFonts w:eastAsiaTheme="minorHAnsi"/>
          <w:b/>
          <w:color w:val="000000"/>
          <w:sz w:val="18"/>
          <w:szCs w:val="18"/>
        </w:rPr>
        <w:t>/</w:t>
      </w:r>
      <w:r>
        <w:rPr>
          <w:rFonts w:eastAsiaTheme="minorHAnsi"/>
          <w:b/>
          <w:color w:val="000000"/>
          <w:sz w:val="18"/>
          <w:szCs w:val="18"/>
        </w:rPr>
        <w:t>LoanAccountDetail</w:t>
      </w:r>
      <w:r>
        <w:t xml:space="preserve">  (</w:t>
      </w:r>
      <w:r>
        <w:rPr>
          <w:rFonts w:hint="cs"/>
          <w:cs/>
        </w:rPr>
        <w:t xml:space="preserve">ตามที่ </w:t>
      </w:r>
      <w:r>
        <w:t xml:space="preserve">Config </w:t>
      </w:r>
      <w:r>
        <w:rPr>
          <w:rFonts w:hint="cs"/>
          <w:cs/>
        </w:rPr>
        <w:t xml:space="preserve">ใน </w:t>
      </w:r>
      <w:r w:rsidRPr="00A95CA2">
        <w:rPr>
          <w:sz w:val="16"/>
          <w:szCs w:val="16"/>
        </w:rPr>
        <w:t>TB_C_PARAMETER.PARAMETER_NAME=’CS_PRODUCT_</w:t>
      </w:r>
      <w:r>
        <w:rPr>
          <w:sz w:val="16"/>
          <w:szCs w:val="16"/>
        </w:rPr>
        <w:t>LOAN</w:t>
      </w:r>
      <w:r w:rsidRPr="00A95CA2">
        <w:rPr>
          <w:sz w:val="16"/>
          <w:szCs w:val="16"/>
        </w:rPr>
        <w:t>_TARGET’</w:t>
      </w:r>
      <w:r w:rsidRPr="00A95CA2">
        <w:rPr>
          <w:rFonts w:hint="cs"/>
          <w:sz w:val="16"/>
          <w:szCs w:val="16"/>
          <w:cs/>
        </w:rPr>
        <w:t>)</w:t>
      </w:r>
    </w:p>
    <w:p w:rsidR="00E32CED" w:rsidRDefault="00E32CED" w:rsidP="006655EE">
      <w:pPr>
        <w:pStyle w:val="ListParagraph"/>
        <w:numPr>
          <w:ilvl w:val="1"/>
          <w:numId w:val="263"/>
        </w:numPr>
      </w:pPr>
      <w:r>
        <w:t>Parameters :</w:t>
      </w:r>
    </w:p>
    <w:p w:rsidR="00E32CED" w:rsidRDefault="00E32CED" w:rsidP="006655EE">
      <w:pPr>
        <w:pStyle w:val="ListParagraph"/>
        <w:numPr>
          <w:ilvl w:val="2"/>
          <w:numId w:val="263"/>
        </w:numPr>
      </w:pPr>
      <w:r w:rsidRPr="004D559D">
        <w:t>AccountNumber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CustomerNumber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IDNumber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BirthDate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Title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PrimaryName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PrimaryLastName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AlternateTitle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AlternateFirstName</w:t>
      </w:r>
    </w:p>
    <w:p w:rsidR="00841513" w:rsidRDefault="00841513" w:rsidP="00841513">
      <w:pPr>
        <w:pStyle w:val="ListParagraph"/>
        <w:numPr>
          <w:ilvl w:val="2"/>
          <w:numId w:val="263"/>
        </w:numPr>
      </w:pPr>
      <w:r>
        <w:t>AlternateLastName</w:t>
      </w:r>
    </w:p>
    <w:p w:rsidR="00841513" w:rsidRDefault="00841513" w:rsidP="006655EE">
      <w:pPr>
        <w:pStyle w:val="ListParagraph"/>
        <w:numPr>
          <w:ilvl w:val="2"/>
          <w:numId w:val="263"/>
        </w:numPr>
      </w:pPr>
      <w:r>
        <w:t>OfficerCode</w:t>
      </w:r>
    </w:p>
    <w:p w:rsidR="00E32CED" w:rsidRDefault="00841513" w:rsidP="006655EE">
      <w:pPr>
        <w:pStyle w:val="ListParagraph"/>
        <w:numPr>
          <w:ilvl w:val="1"/>
          <w:numId w:val="263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Loan Account Detail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และรายละเอียดของ </w:t>
      </w:r>
      <w:r>
        <w:t xml:space="preserve">Loan Account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4C3505" w:rsidRDefault="004C3505" w:rsidP="00C70DED"/>
    <w:p w:rsidR="004C3505" w:rsidRDefault="004C3505" w:rsidP="004C3505">
      <w:pPr>
        <w:pStyle w:val="Heading4"/>
      </w:pPr>
      <w:r>
        <w:t>Action</w:t>
      </w:r>
      <w:r>
        <w:rPr>
          <w:rFonts w:hint="cs"/>
          <w:cs/>
        </w:rPr>
        <w:t xml:space="preserve"> </w:t>
      </w:r>
      <w:r>
        <w:t>: View Product CASA Detail</w:t>
      </w:r>
    </w:p>
    <w:p w:rsidR="004C3505" w:rsidRDefault="00841513" w:rsidP="006655EE">
      <w:pPr>
        <w:pStyle w:val="ListParagraph"/>
        <w:numPr>
          <w:ilvl w:val="0"/>
          <w:numId w:val="264"/>
        </w:numPr>
      </w:pPr>
      <w:r>
        <w:rPr>
          <w:rFonts w:hint="cs"/>
          <w:cs/>
        </w:rPr>
        <w:t>ระบบทำงานดังนี้</w:t>
      </w:r>
    </w:p>
    <w:p w:rsidR="00841513" w:rsidRDefault="00841513" w:rsidP="006655EE">
      <w:pPr>
        <w:pStyle w:val="ListParagraph"/>
        <w:numPr>
          <w:ilvl w:val="1"/>
          <w:numId w:val="264"/>
        </w:numPr>
      </w:pPr>
      <w:r>
        <w:t xml:space="preserve">Target URL : </w:t>
      </w:r>
      <w:r w:rsidRPr="00A95CA2">
        <w:rPr>
          <w:rFonts w:eastAsiaTheme="minorHAnsi"/>
          <w:color w:val="000000"/>
          <w:sz w:val="18"/>
          <w:szCs w:val="18"/>
        </w:rPr>
        <w:t>~/</w:t>
      </w:r>
      <w:r w:rsidRPr="000153AC">
        <w:rPr>
          <w:rFonts w:eastAsiaTheme="minorHAnsi"/>
          <w:b/>
          <w:color w:val="000000"/>
          <w:sz w:val="18"/>
          <w:szCs w:val="18"/>
        </w:rPr>
        <w:t>Product</w:t>
      </w:r>
      <w:r>
        <w:rPr>
          <w:rFonts w:eastAsiaTheme="minorHAnsi"/>
          <w:b/>
          <w:color w:val="000000"/>
          <w:sz w:val="18"/>
          <w:szCs w:val="18"/>
        </w:rPr>
        <w:t>Service</w:t>
      </w:r>
      <w:r w:rsidRPr="000153AC">
        <w:rPr>
          <w:rFonts w:eastAsiaTheme="minorHAnsi"/>
          <w:b/>
          <w:color w:val="000000"/>
          <w:sz w:val="18"/>
          <w:szCs w:val="18"/>
        </w:rPr>
        <w:t>/</w:t>
      </w:r>
      <w:r>
        <w:rPr>
          <w:rFonts w:eastAsiaTheme="minorHAnsi"/>
          <w:b/>
          <w:color w:val="000000"/>
          <w:sz w:val="18"/>
          <w:szCs w:val="18"/>
        </w:rPr>
        <w:t>CASAAccountDetail</w:t>
      </w:r>
      <w:r>
        <w:t xml:space="preserve">  (</w:t>
      </w:r>
      <w:r>
        <w:rPr>
          <w:rFonts w:hint="cs"/>
          <w:cs/>
        </w:rPr>
        <w:t xml:space="preserve">ตามที่ </w:t>
      </w:r>
      <w:r>
        <w:t xml:space="preserve">Config </w:t>
      </w:r>
      <w:r>
        <w:rPr>
          <w:rFonts w:hint="cs"/>
          <w:cs/>
        </w:rPr>
        <w:t xml:space="preserve">ใน </w:t>
      </w:r>
      <w:r w:rsidRPr="00A95CA2">
        <w:rPr>
          <w:sz w:val="16"/>
          <w:szCs w:val="16"/>
        </w:rPr>
        <w:t>TB_C_PARAMETER.PARAMETER_NAME=’CS_PRODUCT_</w:t>
      </w:r>
      <w:r>
        <w:rPr>
          <w:sz w:val="16"/>
          <w:szCs w:val="16"/>
        </w:rPr>
        <w:t>CASA</w:t>
      </w:r>
      <w:r w:rsidRPr="00A95CA2">
        <w:rPr>
          <w:sz w:val="16"/>
          <w:szCs w:val="16"/>
        </w:rPr>
        <w:t>_TARGET’</w:t>
      </w:r>
      <w:r w:rsidRPr="00A95CA2">
        <w:rPr>
          <w:rFonts w:hint="cs"/>
          <w:sz w:val="16"/>
          <w:szCs w:val="16"/>
          <w:cs/>
        </w:rPr>
        <w:t>)</w:t>
      </w:r>
    </w:p>
    <w:p w:rsidR="00841513" w:rsidRDefault="00841513" w:rsidP="006655EE">
      <w:pPr>
        <w:pStyle w:val="ListParagraph"/>
        <w:numPr>
          <w:ilvl w:val="1"/>
          <w:numId w:val="264"/>
        </w:numPr>
      </w:pPr>
      <w:r>
        <w:t>Parameters :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 w:rsidRPr="004D559D">
        <w:t>AccountNumber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CustomerNumber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IDNumber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BirthDate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Title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PrimaryName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PrimaryLastName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AlternateTitle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AlternateFirstName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AlternateLastName</w:t>
      </w:r>
    </w:p>
    <w:p w:rsidR="00841513" w:rsidRDefault="00841513" w:rsidP="00841513">
      <w:pPr>
        <w:pStyle w:val="ListParagraph"/>
        <w:numPr>
          <w:ilvl w:val="2"/>
          <w:numId w:val="264"/>
        </w:numPr>
      </w:pPr>
      <w:r>
        <w:t>OfficerCode</w:t>
      </w:r>
    </w:p>
    <w:p w:rsidR="00841513" w:rsidRPr="00C70DED" w:rsidRDefault="00841513" w:rsidP="006655EE">
      <w:pPr>
        <w:pStyle w:val="ListParagraph"/>
        <w:numPr>
          <w:ilvl w:val="1"/>
          <w:numId w:val="264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CASA Account Detail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และรายละเอียดของ </w:t>
      </w:r>
      <w:r>
        <w:t xml:space="preserve">CASA Account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7B0999" w:rsidRPr="00D41055" w:rsidRDefault="007B0999" w:rsidP="00D41055"/>
    <w:p w:rsidR="00C7545F" w:rsidRDefault="00C7545F">
      <w:pPr>
        <w:rPr>
          <w:b/>
          <w:bCs/>
          <w:sz w:val="24"/>
          <w:szCs w:val="24"/>
        </w:rPr>
      </w:pPr>
      <w:r>
        <w:br w:type="page"/>
      </w:r>
    </w:p>
    <w:p w:rsidR="00B90ED0" w:rsidRDefault="00B90ED0" w:rsidP="00B90ED0">
      <w:pPr>
        <w:pStyle w:val="Heading2"/>
      </w:pPr>
      <w:bookmarkStart w:id="156" w:name="_Toc494983105"/>
      <w:r>
        <w:lastRenderedPageBreak/>
        <w:t>1.3 Customer TD Account Detail</w:t>
      </w:r>
      <w:bookmarkEnd w:id="156"/>
    </w:p>
    <w:p w:rsidR="00B90ED0" w:rsidRDefault="00B90ED0" w:rsidP="00B90ED0">
      <w:pPr>
        <w:pStyle w:val="Heading3"/>
      </w:pPr>
      <w:r>
        <w:t>1.3.1 Flow of Screens</w:t>
      </w:r>
    </w:p>
    <w:p w:rsidR="00E77051" w:rsidRDefault="00115A20" w:rsidP="00B90ED0">
      <w:r>
        <w:object w:dxaOrig="16426" w:dyaOrig="9301">
          <v:shape id="_x0000_i1029" type="#_x0000_t75" style="width:467.15pt;height:264.95pt" o:ole="">
            <v:imagedata r:id="rId19" o:title=""/>
          </v:shape>
          <o:OLEObject Type="Embed" ProgID="Visio.Drawing.15" ShapeID="_x0000_i1029" DrawAspect="Content" ObjectID="_1568724969" r:id="rId20"/>
        </w:object>
      </w:r>
    </w:p>
    <w:p w:rsidR="00B90ED0" w:rsidRDefault="00B90ED0" w:rsidP="00B90ED0"/>
    <w:p w:rsidR="00B90ED0" w:rsidRDefault="00B90ED0" w:rsidP="00B90ED0">
      <w:pPr>
        <w:pStyle w:val="Heading3"/>
      </w:pPr>
      <w:r>
        <w:t>1.3.2 Screen Design</w:t>
      </w:r>
    </w:p>
    <w:p w:rsidR="00B90ED0" w:rsidRDefault="00B90ED0" w:rsidP="00B90ED0">
      <w:pPr>
        <w:pStyle w:val="Heading4"/>
      </w:pPr>
      <w:r>
        <w:t>TD Account Detail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EB56CD" w:rsidTr="0054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6CD" w:rsidRDefault="00EB56CD" w:rsidP="00541454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6CD" w:rsidRDefault="00EB56CD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6CD" w:rsidRDefault="00EB56CD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6CD" w:rsidRDefault="00EB56CD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EB56CD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EB56CD" w:rsidRDefault="00EB56CD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CIF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EB56CD" w:rsidRDefault="00EB56CD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EB56CD" w:rsidRDefault="00EB56CD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6CD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9F4EC5" w:rsidP="00541454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B56CD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9F4EC5" w:rsidP="00541454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วันเกิด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EB56CD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C41E6B" w:rsidP="00541454">
            <w:pPr>
              <w:pStyle w:val="TableContent"/>
            </w:pPr>
            <w: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รหัสบัตรประชาชน/นิติบุคคล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EB56CD" w:rsidRDefault="00EB56CD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702385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02385" w:rsidRDefault="00C41E6B" w:rsidP="00541454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02385" w:rsidRDefault="00702385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สัญชาติ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02385" w:rsidRDefault="00702385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CountryOfCitizenship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02385" w:rsidRDefault="00702385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1F0A41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F0A41" w:rsidRDefault="00C41E6B" w:rsidP="00541454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F0A41" w:rsidRDefault="001F0A41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เบอร์โทรศัพท์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F0A41" w:rsidRDefault="00115A20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F0A41" w:rsidRDefault="00115A20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b/>
                <w:bCs/>
                <w:color w:val="7030A0"/>
              </w:rPr>
              <w:t>InquiryAccountAddress</w:t>
            </w:r>
          </w:p>
        </w:tc>
      </w:tr>
      <w:tr w:rsidR="00115A20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C41E6B" w:rsidP="00541454">
            <w:pPr>
              <w:pStyle w:val="TableContent"/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30A0"/>
              </w:rPr>
            </w:pPr>
          </w:p>
        </w:tc>
      </w:tr>
      <w:tr w:rsidR="00115A20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C41E6B" w:rsidP="00541454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color w:val="7030A0"/>
              </w:rPr>
            </w:pPr>
          </w:p>
        </w:tc>
      </w:tr>
      <w:tr w:rsidR="00115A20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C41E6B" w:rsidP="00541454">
            <w:pPr>
              <w:pStyle w:val="TableContent"/>
            </w:pPr>
            <w: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30A0"/>
              </w:rPr>
            </w:pPr>
            <w:r>
              <w:rPr>
                <w:b/>
                <w:bCs/>
                <w:color w:val="7030A0"/>
              </w:rPr>
              <w:t>InquiryAccountAddress</w:t>
            </w:r>
          </w:p>
        </w:tc>
      </w:tr>
      <w:tr w:rsidR="00115A20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C41E6B" w:rsidP="00541454">
            <w:pPr>
              <w:pStyle w:val="TableContent"/>
            </w:pPr>
            <w: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ที่อยู่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AddressLine1+ “ “ + AddressLine2+ “ “ + AddressLine3+ “ “ + </w:t>
            </w:r>
            <w:r>
              <w:lastRenderedPageBreak/>
              <w:t>AddressLine4+ “ “ + AddressLine5+ “ “ + AddressLine6+ “ “ + AddressLine7+ “ “ + PostalCode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15A20" w:rsidRDefault="00115A20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color w:val="7030A0"/>
              </w:rPr>
            </w:pPr>
            <w:r>
              <w:rPr>
                <w:b/>
                <w:bCs/>
                <w:color w:val="7030A0"/>
              </w:rPr>
              <w:lastRenderedPageBreak/>
              <w:t>InquiryAccountAddress</w:t>
            </w:r>
          </w:p>
        </w:tc>
      </w:tr>
    </w:tbl>
    <w:p w:rsidR="00EB56CD" w:rsidRDefault="00EB56CD" w:rsidP="00B90ED0"/>
    <w:p w:rsidR="00EB56CD" w:rsidRDefault="00EB56CD" w:rsidP="00EB56CD">
      <w:pPr>
        <w:pStyle w:val="Heading4"/>
      </w:pPr>
      <w:r>
        <w:t>TD Account List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BB7909" w:rsidTr="00541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7909" w:rsidRDefault="00BB7909" w:rsidP="00541454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7909" w:rsidRDefault="00BB7909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7909" w:rsidRDefault="00BB7909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7909" w:rsidRDefault="00BB7909" w:rsidP="00541454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BB7909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Number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B7909" w:rsidRDefault="00811A8D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ins w:id="157" w:author="AdminKK" w:date="2017-09-29T14:12:00Z">
              <w:r>
                <w:rPr>
                  <w:rFonts w:hint="cs"/>
                  <w:cs/>
                </w:rPr>
                <w:t xml:space="preserve">แสดงข้อมูลโดยให้ </w:t>
              </w:r>
              <w:r>
                <w:t xml:space="preserve">Freeze </w:t>
              </w:r>
              <w:r>
                <w:rPr>
                  <w:rFonts w:hint="cs"/>
                  <w:cs/>
                </w:rPr>
                <w:t>คอลัมน์</w:t>
              </w:r>
            </w:ins>
          </w:p>
        </w:tc>
      </w:tr>
      <w:tr w:rsidR="00BB7909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A56079" w:rsidP="00541454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Group Account Number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TDGroupNumber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811A8D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ins w:id="158" w:author="AdminKK" w:date="2017-09-29T14:12:00Z">
              <w:r>
                <w:rPr>
                  <w:rFonts w:hint="cs"/>
                  <w:cs/>
                </w:rPr>
                <w:t xml:space="preserve">แสดงข้อมูลโดยให้ </w:t>
              </w:r>
              <w:r>
                <w:t xml:space="preserve">Freeze </w:t>
              </w:r>
              <w:r>
                <w:rPr>
                  <w:rFonts w:hint="cs"/>
                  <w:cs/>
                </w:rPr>
                <w:t>คอลัมน์</w:t>
              </w:r>
            </w:ins>
          </w:p>
        </w:tc>
      </w:tr>
      <w:tr w:rsidR="00BB7909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A56079" w:rsidP="00541454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 No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TDPlacementNumber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811A8D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ins w:id="159" w:author="AdminKK" w:date="2017-09-29T14:12:00Z">
              <w:r>
                <w:rPr>
                  <w:rFonts w:hint="cs"/>
                  <w:cs/>
                </w:rPr>
                <w:t xml:space="preserve">แสดงข้อมูลโดยให้ </w:t>
              </w:r>
              <w:r>
                <w:t xml:space="preserve">Freeze </w:t>
              </w:r>
              <w:r>
                <w:rPr>
                  <w:rFonts w:hint="cs"/>
                  <w:cs/>
                </w:rPr>
                <w:t>คอลัมน์</w:t>
              </w:r>
            </w:ins>
          </w:p>
        </w:tc>
      </w:tr>
      <w:tr w:rsidR="00BB7909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A56079" w:rsidP="00541454">
            <w:pPr>
              <w:pStyle w:val="TableContent"/>
            </w:pPr>
            <w: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Procution Type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AccountTypeDescription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B7909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A56079" w:rsidP="00541454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Times Renew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RenewalCounter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B7909" w:rsidRDefault="00BB7909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20BC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 Term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Term + ‘ ’ + TermCode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A20BC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Effective Date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AA20B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EffectiveDate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AA20BC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Maturity Date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AA20B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MaturityDate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AA20BC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</w:pPr>
            <w: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Rate (%)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AA20B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InterestRatePercentage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A20BC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แสดงข้อมูลมีทศนิยม 2 ตำแหน่ง</w:t>
            </w:r>
          </w:p>
        </w:tc>
      </w:tr>
      <w:tr w:rsidR="00AA20BC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</w:pPr>
            <w: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Principal Amt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 w:rsidP="00AA20B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OriginalAmount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A20BC" w:rsidRDefault="00A5607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แสดงในรูปแบบ </w:t>
            </w:r>
            <w:r>
              <w:t>#,##0.00</w:t>
            </w:r>
          </w:p>
        </w:tc>
      </w:tr>
      <w:tr w:rsidR="00A56079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</w:pPr>
            <w: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AA20B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AccountStatus +  ‘ ‘ + </w:t>
            </w:r>
            <w:r w:rsidRPr="004D559D">
              <w:t>AccountStatusDescription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A56079" w:rsidTr="00541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</w:pPr>
            <w: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Issuing Branch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AA20B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BranchNumber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A56079" w:rsidTr="00541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</w:pPr>
            <w:r>
              <w:t>13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18"/>
                <w:szCs w:val="18"/>
              </w:rPr>
              <w:t>Passbook No./Original Cert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AA20B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559D">
              <w:t>ReceiptSerialNumber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56079" w:rsidRDefault="00A56079" w:rsidP="00541454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</w:tbl>
    <w:p w:rsidR="00B90ED0" w:rsidRDefault="00B90ED0" w:rsidP="00B90ED0"/>
    <w:p w:rsidR="00EB56CD" w:rsidRDefault="00EB56CD" w:rsidP="00B90ED0"/>
    <w:p w:rsidR="00B90ED0" w:rsidRPr="0027178A" w:rsidRDefault="00B90ED0" w:rsidP="00B90ED0">
      <w:pPr>
        <w:pStyle w:val="Heading3"/>
      </w:pPr>
      <w:r>
        <w:t>1.3.3 Screen Actions</w:t>
      </w:r>
    </w:p>
    <w:p w:rsidR="00B90ED0" w:rsidRDefault="00A56079" w:rsidP="006655EE">
      <w:pPr>
        <w:pStyle w:val="Heading4"/>
        <w:rPr>
          <w:cs/>
        </w:rPr>
      </w:pPr>
      <w:r>
        <w:t xml:space="preserve">Action : </w:t>
      </w:r>
      <w:r>
        <w:rPr>
          <w:rFonts w:hint="cs"/>
          <w:cs/>
        </w:rPr>
        <w:t>โหลดหน้าจอ</w:t>
      </w:r>
    </w:p>
    <w:p w:rsidR="00A56079" w:rsidRDefault="00541454" w:rsidP="006655EE">
      <w:pPr>
        <w:pStyle w:val="ListParagraph"/>
        <w:numPr>
          <w:ilvl w:val="0"/>
          <w:numId w:val="265"/>
        </w:numPr>
      </w:pPr>
      <w:r w:rsidRPr="00A95CA2">
        <w:rPr>
          <w:rFonts w:eastAsiaTheme="minorHAnsi" w:hint="cs"/>
          <w:color w:val="000000"/>
          <w:sz w:val="18"/>
          <w:szCs w:val="18"/>
          <w:cs/>
        </w:rPr>
        <w:t xml:space="preserve">เมื่อผู้ใช้ระบบคลิก </w:t>
      </w:r>
      <w:r>
        <w:rPr>
          <w:rFonts w:eastAsiaTheme="minorHAnsi" w:hint="cs"/>
          <w:color w:val="000000"/>
          <w:sz w:val="18"/>
          <w:szCs w:val="18"/>
          <w:cs/>
        </w:rPr>
        <w:t xml:space="preserve">ปุ่ม </w:t>
      </w:r>
      <w:r>
        <w:rPr>
          <w:rFonts w:eastAsiaTheme="minorHAnsi"/>
          <w:color w:val="000000"/>
          <w:sz w:val="18"/>
          <w:szCs w:val="18"/>
        </w:rPr>
        <w:t xml:space="preserve">View Product Detail </w:t>
      </w:r>
      <w:r>
        <w:rPr>
          <w:rFonts w:eastAsiaTheme="minorHAnsi" w:hint="cs"/>
          <w:color w:val="000000"/>
          <w:sz w:val="18"/>
          <w:szCs w:val="18"/>
          <w:cs/>
        </w:rPr>
        <w:t xml:space="preserve">จากหน้าจอ </w:t>
      </w:r>
      <w:r>
        <w:rPr>
          <w:rFonts w:eastAsiaTheme="minorHAnsi"/>
          <w:color w:val="000000"/>
          <w:sz w:val="18"/>
          <w:szCs w:val="18"/>
        </w:rPr>
        <w:t>Customer – Product/Service</w:t>
      </w:r>
    </w:p>
    <w:p w:rsidR="00541454" w:rsidRDefault="00541454" w:rsidP="006655EE">
      <w:pPr>
        <w:pStyle w:val="ListParagraph"/>
        <w:numPr>
          <w:ilvl w:val="1"/>
          <w:numId w:val="265"/>
        </w:numPr>
      </w:pPr>
      <w:r>
        <w:t xml:space="preserve">Target URL : </w:t>
      </w:r>
      <w:r w:rsidRPr="00A95CA2">
        <w:rPr>
          <w:rFonts w:eastAsiaTheme="minorHAnsi"/>
          <w:color w:val="000000"/>
          <w:sz w:val="18"/>
          <w:szCs w:val="18"/>
        </w:rPr>
        <w:t>~/</w:t>
      </w:r>
      <w:r w:rsidRPr="000153AC">
        <w:rPr>
          <w:rFonts w:eastAsiaTheme="minorHAnsi"/>
          <w:b/>
          <w:color w:val="000000"/>
          <w:sz w:val="18"/>
          <w:szCs w:val="18"/>
        </w:rPr>
        <w:t>Product</w:t>
      </w:r>
      <w:r>
        <w:rPr>
          <w:rFonts w:eastAsiaTheme="minorHAnsi"/>
          <w:b/>
          <w:color w:val="000000"/>
          <w:sz w:val="18"/>
          <w:szCs w:val="18"/>
        </w:rPr>
        <w:t>Service</w:t>
      </w:r>
      <w:r w:rsidRPr="000153AC">
        <w:rPr>
          <w:rFonts w:eastAsiaTheme="minorHAnsi"/>
          <w:b/>
          <w:color w:val="000000"/>
          <w:sz w:val="18"/>
          <w:szCs w:val="18"/>
        </w:rPr>
        <w:t>/</w:t>
      </w:r>
      <w:r>
        <w:rPr>
          <w:rFonts w:eastAsiaTheme="minorHAnsi"/>
          <w:b/>
          <w:color w:val="000000"/>
          <w:sz w:val="18"/>
          <w:szCs w:val="18"/>
        </w:rPr>
        <w:t>TDAccountDetail</w:t>
      </w:r>
      <w:r>
        <w:t xml:space="preserve">  </w:t>
      </w:r>
    </w:p>
    <w:p w:rsidR="00541454" w:rsidRDefault="00541454" w:rsidP="00541454">
      <w:pPr>
        <w:pStyle w:val="ListParagraph"/>
        <w:numPr>
          <w:ilvl w:val="1"/>
          <w:numId w:val="265"/>
        </w:numPr>
      </w:pPr>
      <w:r>
        <w:t>Parameters :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 w:rsidRPr="004D559D">
        <w:t>AccountNumber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CustomerNumber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CustomerType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IDNumber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BirthDate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lastRenderedPageBreak/>
        <w:t>Title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PrimaryName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PrimaryLastName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AlternateTitle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AlternateFirstName</w:t>
      </w:r>
    </w:p>
    <w:p w:rsidR="00541454" w:rsidRDefault="00541454" w:rsidP="00541454">
      <w:pPr>
        <w:pStyle w:val="ListParagraph"/>
        <w:numPr>
          <w:ilvl w:val="2"/>
          <w:numId w:val="265"/>
        </w:numPr>
      </w:pPr>
      <w:r>
        <w:t>AlternateLastName</w:t>
      </w:r>
    </w:p>
    <w:p w:rsidR="00541454" w:rsidRPr="006655EE" w:rsidRDefault="00541454" w:rsidP="006655EE">
      <w:pPr>
        <w:pStyle w:val="ListParagraph"/>
        <w:numPr>
          <w:ilvl w:val="2"/>
          <w:numId w:val="265"/>
        </w:numPr>
      </w:pPr>
      <w:r>
        <w:t>CountryOfCitizenShip</w:t>
      </w:r>
    </w:p>
    <w:p w:rsidR="00541454" w:rsidRDefault="00541454" w:rsidP="006655EE">
      <w:pPr>
        <w:pStyle w:val="ListParagraph"/>
        <w:numPr>
          <w:ilvl w:val="0"/>
          <w:numId w:val="265"/>
        </w:numPr>
      </w:pPr>
      <w:r>
        <w:rPr>
          <w:rFonts w:hint="cs"/>
          <w:cs/>
        </w:rPr>
        <w:t xml:space="preserve">ระบบแสดงข้อมูลใน </w:t>
      </w:r>
      <w:r>
        <w:t xml:space="preserve">TD Account Detail </w:t>
      </w:r>
      <w:r>
        <w:rPr>
          <w:rFonts w:hint="cs"/>
          <w:cs/>
        </w:rPr>
        <w:t xml:space="preserve">โดยใช้ข้อมูลจาก </w:t>
      </w:r>
      <w:r>
        <w:t xml:space="preserve">Parameter </w:t>
      </w:r>
      <w:r>
        <w:rPr>
          <w:rFonts w:hint="cs"/>
          <w:cs/>
        </w:rPr>
        <w:t xml:space="preserve">ที่ส่งมา รายละเอียดตาม </w:t>
      </w:r>
      <w:r>
        <w:t>Screen Design</w:t>
      </w:r>
    </w:p>
    <w:p w:rsidR="00541454" w:rsidRDefault="00541454" w:rsidP="006655EE">
      <w:pPr>
        <w:pStyle w:val="ListParagraph"/>
        <w:numPr>
          <w:ilvl w:val="0"/>
          <w:numId w:val="265"/>
        </w:numPr>
      </w:pPr>
      <w:r>
        <w:rPr>
          <w:rFonts w:hint="cs"/>
          <w:cs/>
        </w:rPr>
        <w:t xml:space="preserve">ระบบดึงข้อมูลจาก </w:t>
      </w:r>
      <w:r>
        <w:t xml:space="preserve">Webservice </w:t>
      </w:r>
      <w:r>
        <w:rPr>
          <w:rFonts w:eastAsiaTheme="minorHAnsi"/>
          <w:b/>
          <w:bCs/>
          <w:color w:val="7030A0"/>
        </w:rPr>
        <w:t>InquiryAccountAddress</w:t>
      </w:r>
      <w:r>
        <w:t xml:space="preserve"> </w:t>
      </w:r>
      <w:r>
        <w:rPr>
          <w:rFonts w:hint="cs"/>
          <w:cs/>
        </w:rPr>
        <w:t xml:space="preserve">โดยใช้ </w:t>
      </w:r>
      <w:r>
        <w:t>Parameter</w:t>
      </w:r>
      <w:r w:rsidRPr="00541454">
        <w:t xml:space="preserve"> </w:t>
      </w:r>
      <w:r w:rsidRPr="004D559D">
        <w:t>AccountNumber</w:t>
      </w:r>
      <w:r>
        <w:t xml:space="preserve"> </w:t>
      </w:r>
      <w:r>
        <w:rPr>
          <w:rFonts w:hint="cs"/>
          <w:cs/>
        </w:rPr>
        <w:t xml:space="preserve">และแสดงข้อมูล เบอร์โทรศัพท์, </w:t>
      </w:r>
      <w:r>
        <w:t>Email</w:t>
      </w:r>
      <w:r>
        <w:rPr>
          <w:rFonts w:hint="cs"/>
          <w:cs/>
        </w:rPr>
        <w:t xml:space="preserve">, ที่อยู่ </w:t>
      </w:r>
      <w:r w:rsidR="00E07F78">
        <w:rPr>
          <w:rFonts w:hint="cs"/>
          <w:cs/>
        </w:rPr>
        <w:t xml:space="preserve">รายละเอียดตาม </w:t>
      </w:r>
      <w:r w:rsidR="00E07F78">
        <w:t>Screen Design</w:t>
      </w:r>
    </w:p>
    <w:p w:rsidR="00E07F78" w:rsidRDefault="00E07F78" w:rsidP="006655EE">
      <w:pPr>
        <w:pStyle w:val="ListParagraph"/>
        <w:numPr>
          <w:ilvl w:val="0"/>
          <w:numId w:val="265"/>
        </w:numPr>
      </w:pPr>
      <w:r>
        <w:rPr>
          <w:rFonts w:hint="cs"/>
          <w:cs/>
        </w:rPr>
        <w:t xml:space="preserve">ระบบดึงข้อมูลจาก </w:t>
      </w:r>
      <w:r>
        <w:t xml:space="preserve">Webservice </w:t>
      </w:r>
      <w:r>
        <w:rPr>
          <w:rFonts w:eastAsiaTheme="minorHAnsi"/>
          <w:color w:val="FF0000"/>
          <w:sz w:val="22"/>
          <w:szCs w:val="22"/>
        </w:rPr>
        <w:t xml:space="preserve">InquiryTDAccountByGroup </w:t>
      </w:r>
      <w:r w:rsidR="00C7545F">
        <w:t xml:space="preserve"> </w:t>
      </w:r>
      <w:r w:rsidR="00C7545F">
        <w:rPr>
          <w:rFonts w:hint="cs"/>
          <w:cs/>
        </w:rPr>
        <w:t xml:space="preserve">โดยใช้ </w:t>
      </w:r>
      <w:r w:rsidR="00C7545F">
        <w:t xml:space="preserve">Parameter </w:t>
      </w:r>
      <w:r w:rsidR="00C7545F" w:rsidRPr="006655EE">
        <w:rPr>
          <w:color w:val="FF0000"/>
        </w:rPr>
        <w:t>TDGroupNumber</w:t>
      </w:r>
      <w:r w:rsidR="00C7545F">
        <w:t xml:space="preserve"> </w:t>
      </w:r>
      <w:r w:rsidR="00C7545F">
        <w:rPr>
          <w:rFonts w:hint="cs"/>
          <w:cs/>
        </w:rPr>
        <w:t xml:space="preserve">รายละเอียดตาม </w:t>
      </w:r>
      <w:r w:rsidR="00C7545F">
        <w:t>Screen Design</w:t>
      </w:r>
    </w:p>
    <w:p w:rsidR="00A56079" w:rsidRDefault="00A56079" w:rsidP="00B90ED0"/>
    <w:p w:rsidR="00C7545F" w:rsidRDefault="00C7545F" w:rsidP="00C7545F">
      <w:pPr>
        <w:pStyle w:val="Heading2"/>
      </w:pPr>
      <w:bookmarkStart w:id="160" w:name="_Toc494983106"/>
      <w:r>
        <w:t xml:space="preserve">1.4 Customer </w:t>
      </w:r>
      <w:r w:rsidR="0079655F">
        <w:t>Loan</w:t>
      </w:r>
      <w:r>
        <w:t xml:space="preserve"> Account Detail</w:t>
      </w:r>
      <w:bookmarkEnd w:id="160"/>
    </w:p>
    <w:p w:rsidR="00C7545F" w:rsidRDefault="00C7545F" w:rsidP="00C7545F">
      <w:pPr>
        <w:pStyle w:val="Heading3"/>
      </w:pPr>
      <w:r>
        <w:t>1.4.1 Flow of Screens</w:t>
      </w:r>
    </w:p>
    <w:p w:rsidR="00C7545F" w:rsidRDefault="00FB7336" w:rsidP="006655EE">
      <w:pPr>
        <w:jc w:val="center"/>
      </w:pPr>
      <w:r>
        <w:object w:dxaOrig="16816" w:dyaOrig="15690">
          <v:shape id="_x0000_i1030" type="#_x0000_t75" style="width:420.5pt;height:391.7pt" o:ole="">
            <v:imagedata r:id="rId21" o:title=""/>
          </v:shape>
          <o:OLEObject Type="Embed" ProgID="Visio.Drawing.15" ShapeID="_x0000_i1030" DrawAspect="Content" ObjectID="_1568724970" r:id="rId22"/>
        </w:object>
      </w:r>
    </w:p>
    <w:p w:rsidR="00846B88" w:rsidRDefault="00846B88" w:rsidP="00846B88">
      <w:pPr>
        <w:pStyle w:val="Heading3"/>
      </w:pPr>
      <w:r>
        <w:lastRenderedPageBreak/>
        <w:t>1.4.2 Screen Design</w:t>
      </w:r>
    </w:p>
    <w:p w:rsidR="00846B88" w:rsidRDefault="00846B88" w:rsidP="00846B88">
      <w:pPr>
        <w:pStyle w:val="Heading4"/>
      </w:pPr>
      <w:r>
        <w:t>Loan Account Detail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846B88" w:rsidTr="006822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B88" w:rsidRDefault="00846B88" w:rsidP="00682299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B88" w:rsidRDefault="00846B8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B88" w:rsidRDefault="00846B8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B88" w:rsidRDefault="00846B8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846B8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6B88" w:rsidRDefault="00846B88" w:rsidP="00682299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846B88" w:rsidRDefault="00846B8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วันเกิด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846B88" w:rsidRDefault="00846B8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846B88" w:rsidRDefault="00846B8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846B8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6B88" w:rsidRDefault="00FB7336" w:rsidP="00682299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6B88" w:rsidRDefault="00846B8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ธนาคารที่โอนเงิน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6B88" w:rsidRDefault="00846B8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BankNumber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6B88" w:rsidRDefault="00846B8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1841DB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Default="00FB7336" w:rsidP="00682299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Default="001841DB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เลขที่บัตรประชาชน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Default="001841DB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Default="001841DB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1FA2" w:rsidRP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Pr="006655EE" w:rsidRDefault="00FB7336" w:rsidP="00682299">
            <w:pPr>
              <w:pStyle w:val="TableContent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Pr="006655EE" w:rsidRDefault="001841DB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  <w:cs/>
              </w:rPr>
            </w:pPr>
            <w:r w:rsidRPr="006655EE">
              <w:rPr>
                <w:rFonts w:hint="eastAsia"/>
                <w:color w:val="FF0000"/>
                <w:cs/>
              </w:rPr>
              <w:t>สาขาธนาคารที่โอนเงิน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Pr="006655EE" w:rsidRDefault="001841DB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841DB" w:rsidRPr="006655EE" w:rsidRDefault="001841DB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251FA2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เบอร์โทรศัพท์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PhoneNumber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เลขที่บัญชีที่โอนเงิน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51FA2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ที่อยู่ส่งเอกสาร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ชื่อผู้กู้หลักและผู้กู้ร่วมสินเชื่อบ้าน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C7D0F" w:rsidRPr="002C7D0F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Pr="006655EE" w:rsidRDefault="00FB7336" w:rsidP="00682299">
            <w:pPr>
              <w:pStyle w:val="TableContent"/>
              <w:rPr>
                <w:color w:val="FF0000"/>
              </w:rPr>
            </w:pPr>
            <w:r>
              <w:rPr>
                <w:color w:val="FF0000"/>
              </w:rP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Pr="006655EE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cs/>
              </w:rPr>
            </w:pPr>
            <w:r w:rsidRPr="006655EE">
              <w:rPr>
                <w:rFonts w:hint="eastAsia"/>
                <w:color w:val="FF0000"/>
                <w:cs/>
              </w:rPr>
              <w:t>เลขที่บัญชี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Pr="006655EE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Pr="006655EE" w:rsidRDefault="00251FA2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วันทีสัญญามีผล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ApprovalDate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251FA2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วงเงินกู้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DrawingLimit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ชำระทุกวันที่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PaymentDayOfMonth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251FA2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13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วันที่ชำระครั้งแรก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FirstPaymentDate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251FA2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FB7336" w:rsidP="00682299">
            <w:pPr>
              <w:pStyle w:val="TableContent"/>
            </w:pPr>
            <w:r>
              <w:t>14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อัตราดอกเบี้ย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LoanInterestRate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51FA2" w:rsidRDefault="00251FA2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15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จำนวนงวดที่ชำระ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Term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16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ยอดที่ต้องชำระต่องวด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PaymentAmount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17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วันที่ลูกค้าครบกำหนดสัญญา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MaturityDate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Pr="002C7D0F" w:rsidRDefault="002C7D0F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2C7D0F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18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สถานะของสัญญา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StatusAccountCode +  ‘ ‘ + StatusDescription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19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เลขที่อ้างอิง </w:t>
            </w:r>
            <w:r>
              <w:t>Ref.1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Reference1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20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เลขที่อ้างอิง </w:t>
            </w:r>
            <w:r>
              <w:t>Ref.2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Reference2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21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สมัครตัดรับชำระผ่านบัญชีธนาคาร (</w:t>
            </w:r>
            <w:r>
              <w:t>DDS)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AFTLoan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2C7D0F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FB7336" w:rsidP="00682299">
            <w:pPr>
              <w:pStyle w:val="TableContent"/>
            </w:pPr>
            <w:r>
              <w:t>22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สมัคร </w:t>
            </w:r>
            <w:r>
              <w:t xml:space="preserve">Loan Care </w:t>
            </w:r>
            <w:r>
              <w:rPr>
                <w:rFonts w:hint="cs"/>
                <w:cs/>
              </w:rPr>
              <w:t>หรือไม่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InsuranceFlag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Default="002C7D0F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</w:p>
        </w:tc>
      </w:tr>
      <w:tr w:rsidR="00FB7336" w:rsidRPr="00FB7336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Pr="006655EE" w:rsidRDefault="00FB7336" w:rsidP="00682299">
            <w:pPr>
              <w:pStyle w:val="TableContent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Pr="006655EE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cs/>
              </w:rPr>
            </w:pPr>
            <w:r w:rsidRPr="006655EE">
              <w:rPr>
                <w:rFonts w:hint="eastAsia"/>
                <w:color w:val="FF0000"/>
                <w:cs/>
              </w:rPr>
              <w:t>สถานะบัญชีสินเชื่อบุคคล</w:t>
            </w:r>
            <w:r w:rsidRPr="006655EE">
              <w:rPr>
                <w:color w:val="FF0000"/>
                <w:cs/>
              </w:rPr>
              <w:t xml:space="preserve"> </w:t>
            </w:r>
            <w:r w:rsidRPr="006655EE">
              <w:rPr>
                <w:rFonts w:hint="eastAsia"/>
                <w:color w:val="FF0000"/>
                <w:cs/>
              </w:rPr>
              <w:t>บัตรกดเงินสด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Pr="006655EE" w:rsidRDefault="002C7D0F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C7D0F" w:rsidRPr="006655EE" w:rsidRDefault="002C7D0F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cs/>
              </w:rPr>
            </w:pPr>
          </w:p>
        </w:tc>
      </w:tr>
    </w:tbl>
    <w:p w:rsidR="00846B88" w:rsidRPr="00C74A87" w:rsidRDefault="00846B88" w:rsidP="006655EE"/>
    <w:p w:rsidR="002C7D0F" w:rsidRDefault="002C7D0F">
      <w:r>
        <w:br w:type="page"/>
      </w:r>
    </w:p>
    <w:p w:rsidR="00846B88" w:rsidRDefault="002C7D0F" w:rsidP="006655EE">
      <w:pPr>
        <w:pStyle w:val="Heading3"/>
      </w:pPr>
      <w:r>
        <w:lastRenderedPageBreak/>
        <w:t>1.4.3 Screen Actions</w:t>
      </w:r>
    </w:p>
    <w:p w:rsidR="0044632B" w:rsidRDefault="0044632B" w:rsidP="0044632B">
      <w:pPr>
        <w:pStyle w:val="Heading4"/>
        <w:rPr>
          <w:cs/>
        </w:rPr>
      </w:pPr>
      <w:r>
        <w:t xml:space="preserve">Action : </w:t>
      </w:r>
      <w:r>
        <w:rPr>
          <w:rFonts w:hint="cs"/>
          <w:cs/>
        </w:rPr>
        <w:t>โหลดหน้าจอ</w:t>
      </w:r>
    </w:p>
    <w:p w:rsidR="0044632B" w:rsidRDefault="0044632B" w:rsidP="006655EE">
      <w:pPr>
        <w:pStyle w:val="ListParagraph"/>
        <w:numPr>
          <w:ilvl w:val="0"/>
          <w:numId w:val="266"/>
        </w:numPr>
      </w:pPr>
      <w:r w:rsidRPr="00A95CA2">
        <w:rPr>
          <w:rFonts w:eastAsiaTheme="minorHAnsi" w:hint="cs"/>
          <w:color w:val="000000"/>
          <w:sz w:val="18"/>
          <w:szCs w:val="18"/>
          <w:cs/>
        </w:rPr>
        <w:t xml:space="preserve">เมื่อผู้ใช้ระบบคลิก </w:t>
      </w:r>
      <w:r>
        <w:rPr>
          <w:rFonts w:eastAsiaTheme="minorHAnsi" w:hint="cs"/>
          <w:color w:val="000000"/>
          <w:sz w:val="18"/>
          <w:szCs w:val="18"/>
          <w:cs/>
        </w:rPr>
        <w:t xml:space="preserve">ปุ่ม </w:t>
      </w:r>
      <w:r>
        <w:rPr>
          <w:rFonts w:eastAsiaTheme="minorHAnsi"/>
          <w:color w:val="000000"/>
          <w:sz w:val="18"/>
          <w:szCs w:val="18"/>
        </w:rPr>
        <w:t xml:space="preserve">View Product Detail </w:t>
      </w:r>
      <w:r>
        <w:rPr>
          <w:rFonts w:eastAsiaTheme="minorHAnsi" w:hint="cs"/>
          <w:color w:val="000000"/>
          <w:sz w:val="18"/>
          <w:szCs w:val="18"/>
          <w:cs/>
        </w:rPr>
        <w:t xml:space="preserve">จากหน้าจอ </w:t>
      </w:r>
      <w:r>
        <w:rPr>
          <w:rFonts w:eastAsiaTheme="minorHAnsi"/>
          <w:color w:val="000000"/>
          <w:sz w:val="18"/>
          <w:szCs w:val="18"/>
        </w:rPr>
        <w:t>Customer – Product/Service</w:t>
      </w:r>
    </w:p>
    <w:p w:rsidR="00FB7336" w:rsidRDefault="00FB7336" w:rsidP="006655EE">
      <w:pPr>
        <w:pStyle w:val="ListParagraph"/>
        <w:numPr>
          <w:ilvl w:val="1"/>
          <w:numId w:val="266"/>
        </w:numPr>
      </w:pPr>
      <w:r>
        <w:t xml:space="preserve">Target URL : </w:t>
      </w:r>
      <w:r w:rsidRPr="00A95CA2">
        <w:rPr>
          <w:rFonts w:eastAsiaTheme="minorHAnsi"/>
          <w:color w:val="000000"/>
          <w:sz w:val="18"/>
          <w:szCs w:val="18"/>
        </w:rPr>
        <w:t>~/</w:t>
      </w:r>
      <w:r w:rsidRPr="000153AC">
        <w:rPr>
          <w:rFonts w:eastAsiaTheme="minorHAnsi"/>
          <w:b/>
          <w:color w:val="000000"/>
          <w:sz w:val="18"/>
          <w:szCs w:val="18"/>
        </w:rPr>
        <w:t>Product</w:t>
      </w:r>
      <w:r>
        <w:rPr>
          <w:rFonts w:eastAsiaTheme="minorHAnsi"/>
          <w:b/>
          <w:color w:val="000000"/>
          <w:sz w:val="18"/>
          <w:szCs w:val="18"/>
        </w:rPr>
        <w:t>Service</w:t>
      </w:r>
      <w:r w:rsidRPr="000153AC">
        <w:rPr>
          <w:rFonts w:eastAsiaTheme="minorHAnsi"/>
          <w:b/>
          <w:color w:val="000000"/>
          <w:sz w:val="18"/>
          <w:szCs w:val="18"/>
        </w:rPr>
        <w:t>/</w:t>
      </w:r>
      <w:r>
        <w:rPr>
          <w:rFonts w:eastAsiaTheme="minorHAnsi"/>
          <w:b/>
          <w:color w:val="000000"/>
          <w:sz w:val="18"/>
          <w:szCs w:val="18"/>
        </w:rPr>
        <w:t>LoanAccountDetail</w:t>
      </w:r>
      <w:r>
        <w:t xml:space="preserve">  </w:t>
      </w:r>
    </w:p>
    <w:p w:rsidR="00FB7336" w:rsidRDefault="00FB7336" w:rsidP="006655EE">
      <w:pPr>
        <w:pStyle w:val="ListParagraph"/>
        <w:numPr>
          <w:ilvl w:val="1"/>
          <w:numId w:val="266"/>
        </w:numPr>
      </w:pPr>
      <w:r>
        <w:t>Parameters :</w:t>
      </w:r>
    </w:p>
    <w:p w:rsidR="00FB7336" w:rsidRDefault="00FB7336" w:rsidP="006655EE">
      <w:pPr>
        <w:pStyle w:val="ListParagraph"/>
        <w:numPr>
          <w:ilvl w:val="2"/>
          <w:numId w:val="266"/>
        </w:numPr>
      </w:pPr>
      <w:r w:rsidRPr="004D559D">
        <w:t>AccountNumber</w:t>
      </w:r>
    </w:p>
    <w:p w:rsidR="00FB7336" w:rsidRDefault="00FB7336" w:rsidP="006655EE">
      <w:pPr>
        <w:pStyle w:val="ListParagraph"/>
        <w:numPr>
          <w:ilvl w:val="0"/>
          <w:numId w:val="266"/>
        </w:numPr>
      </w:pPr>
      <w:r>
        <w:rPr>
          <w:rFonts w:hint="cs"/>
          <w:cs/>
        </w:rPr>
        <w:t xml:space="preserve">ระบบดึงข้อมูลจาก </w:t>
      </w:r>
      <w:r>
        <w:t>Webservice</w:t>
      </w:r>
      <w:r>
        <w:rPr>
          <w:rFonts w:hint="cs"/>
          <w:cs/>
        </w:rPr>
        <w:t xml:space="preserve"> </w:t>
      </w:r>
      <w:r>
        <w:rPr>
          <w:rFonts w:eastAsiaTheme="minorHAnsi"/>
          <w:color w:val="FF0000"/>
          <w:sz w:val="22"/>
          <w:szCs w:val="22"/>
        </w:rPr>
        <w:t>InquiryLoanAccountOverview</w:t>
      </w:r>
      <w:r>
        <w:rPr>
          <w:rFonts w:eastAsiaTheme="minorHAnsi" w:hint="cs"/>
          <w:color w:val="FF0000"/>
          <w:sz w:val="22"/>
          <w:szCs w:val="22"/>
          <w:cs/>
        </w:rPr>
        <w:t xml:space="preserve"> </w:t>
      </w:r>
      <w:r w:rsidRPr="006655EE">
        <w:rPr>
          <w:rFonts w:eastAsiaTheme="minorHAnsi" w:hint="cs"/>
          <w:color w:val="000000"/>
          <w:sz w:val="18"/>
          <w:szCs w:val="18"/>
          <w:cs/>
        </w:rPr>
        <w:t>โดยใช้</w:t>
      </w:r>
      <w:r w:rsidRPr="006655EE">
        <w:rPr>
          <w:rFonts w:eastAsiaTheme="minorHAnsi"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color w:val="000000"/>
          <w:sz w:val="18"/>
          <w:szCs w:val="18"/>
        </w:rPr>
        <w:t>Parameter</w:t>
      </w:r>
      <w:r>
        <w:t xml:space="preserve"> AccountNumber </w:t>
      </w:r>
      <w:r>
        <w:rPr>
          <w:rFonts w:hint="cs"/>
          <w:cs/>
        </w:rPr>
        <w:t xml:space="preserve">รายละเอียดตาม </w:t>
      </w:r>
      <w:r>
        <w:t>Screen Design</w:t>
      </w:r>
    </w:p>
    <w:p w:rsidR="00FB7336" w:rsidRDefault="00FB7336"/>
    <w:p w:rsidR="00FB7336" w:rsidRDefault="00FB7336" w:rsidP="00FB7336">
      <w:pPr>
        <w:pStyle w:val="Heading2"/>
      </w:pPr>
      <w:bookmarkStart w:id="161" w:name="_Toc494983107"/>
      <w:r>
        <w:t>1.5 Customer CASA Account Detail</w:t>
      </w:r>
      <w:bookmarkEnd w:id="161"/>
    </w:p>
    <w:p w:rsidR="00FB7336" w:rsidRDefault="00FB7336" w:rsidP="00FB7336">
      <w:pPr>
        <w:pStyle w:val="Heading3"/>
      </w:pPr>
      <w:r>
        <w:t>1.5.1 Flow of Screens</w:t>
      </w:r>
    </w:p>
    <w:p w:rsidR="00FB7336" w:rsidRDefault="00FB7336">
      <w:r>
        <w:object w:dxaOrig="16426" w:dyaOrig="13651">
          <v:shape id="_x0000_i1031" type="#_x0000_t75" style="width:467.15pt;height:388.2pt" o:ole="">
            <v:imagedata r:id="rId23" o:title=""/>
          </v:shape>
          <o:OLEObject Type="Embed" ProgID="Visio.Drawing.15" ShapeID="_x0000_i1031" DrawAspect="Content" ObjectID="_1568724971" r:id="rId24"/>
        </w:object>
      </w:r>
    </w:p>
    <w:p w:rsidR="00FB7336" w:rsidRDefault="00FB7336"/>
    <w:p w:rsidR="00FB7336" w:rsidRDefault="00FB7336">
      <w:r>
        <w:br w:type="page"/>
      </w:r>
    </w:p>
    <w:p w:rsidR="00FB7336" w:rsidRDefault="00FB7336" w:rsidP="00FB7336">
      <w:pPr>
        <w:pStyle w:val="Heading3"/>
      </w:pPr>
      <w:r>
        <w:lastRenderedPageBreak/>
        <w:t>1.5.2 Screen Design</w:t>
      </w:r>
    </w:p>
    <w:p w:rsidR="00FB7336" w:rsidRDefault="00D81708" w:rsidP="00FB7336">
      <w:pPr>
        <w:pStyle w:val="Heading4"/>
      </w:pPr>
      <w:r>
        <w:t>CASA</w:t>
      </w:r>
      <w:r w:rsidR="00FB7336">
        <w:t xml:space="preserve"> Account Detail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D81708" w:rsidTr="006822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1708" w:rsidRDefault="00D81708" w:rsidP="00682299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1708" w:rsidRDefault="00D8170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1708" w:rsidRDefault="00D8170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1708" w:rsidRDefault="00D81708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D8170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81708" w:rsidRDefault="00D81708" w:rsidP="00682299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81708" w:rsidRDefault="00D8170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CIF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81708" w:rsidRDefault="00D8170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81708" w:rsidRDefault="00D8170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170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81708" w:rsidRDefault="00D81708" w:rsidP="00682299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8170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8170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81708" w:rsidRDefault="00D8170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634C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วันเกิด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4634C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รหัสบัตรประชาชน/นิติบุคคล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634C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สัญชาติ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CountryOfCitizenship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4C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เบอร์โทรศัพท์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634C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4C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634C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4C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5B2B1C" w:rsidP="00682299">
            <w:pPr>
              <w:pStyle w:val="TableContent"/>
            </w:pPr>
            <w: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ที่อยู่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AddressLine1 + ‘ ‘ + AddressLine2 + ‘ ‘ + AddressLine3 + ‘ ‘ + AddressLine4 + ‘ ‘ + AddressLine5 + ‘ ‘ + AddressLine6 + ‘ ‘ + AddressLine7 + ‘ ‘ + PostalCode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4634C8" w:rsidRDefault="004634C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E393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AccountNumber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393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AccountName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E393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ผลิตภัณฑ์(ประเภทบัญชีเงินฝาก)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LocalDescription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3938" w:rsidRPr="008E393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t>Available Balance (</w:t>
            </w:r>
            <w:r>
              <w:rPr>
                <w:rFonts w:hint="cs"/>
                <w:cs/>
              </w:rPr>
              <w:t>ยอดเงินที่สามารถทำรายการได้)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AvailableBalance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แสดงในรูปแบบ </w:t>
            </w:r>
            <w:r>
              <w:t>#,##0.00</w:t>
            </w:r>
          </w:p>
        </w:tc>
      </w:tr>
      <w:tr w:rsidR="008E3938" w:rsidRPr="008E393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วันที่เปิดบัญชี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8E3938" w:rsidRPr="008E393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t>RM (</w:t>
            </w:r>
            <w:r>
              <w:rPr>
                <w:rFonts w:hint="cs"/>
                <w:cs/>
              </w:rPr>
              <w:t>ชื่อผู้ดูแลบัญชี)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t>Officer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E3938" w:rsidRPr="008E393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สถานะบัญชี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3938" w:rsidRPr="008E393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ประเภทสมุดบัญชี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PassbookFlag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E3938" w:rsidRPr="008E3938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เงื่อนไขการสั่งจ่าย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8E3938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t>SignatureConditionCode</w:t>
            </w:r>
            <w:r>
              <w:rPr>
                <w:color w:val="000000"/>
              </w:rPr>
              <w:t xml:space="preserve"> + ‘ ‘ + </w:t>
            </w:r>
            <w:r>
              <w:t>SignatureConditionName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3938" w:rsidRPr="008E3938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5B2B1C" w:rsidP="00682299">
            <w:pPr>
              <w:pStyle w:val="TableContent"/>
              <w:rPr>
                <w:cs/>
              </w:rPr>
            </w:pPr>
            <w:r>
              <w:t>19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สาขา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9320D1" w:rsidP="008E393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BranchNumber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E3938" w:rsidRDefault="008E3938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FB7336" w:rsidRDefault="00FB7336"/>
    <w:p w:rsidR="009320D1" w:rsidRDefault="009320D1"/>
    <w:p w:rsidR="009320D1" w:rsidRDefault="009320D1" w:rsidP="009320D1">
      <w:pPr>
        <w:pStyle w:val="Heading4"/>
      </w:pPr>
      <w:r>
        <w:lastRenderedPageBreak/>
        <w:t>Transaction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5B2B1C" w:rsidTr="006822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B1C" w:rsidRDefault="005B2B1C" w:rsidP="00682299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B1C" w:rsidRDefault="005B2B1C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B1C" w:rsidRDefault="005B2B1C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B1C" w:rsidRDefault="005B2B1C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5B2B1C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Txn Date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TransactionDate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5B2B1C" w:rsidRDefault="005B2B1C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HH:mm:ss </w:t>
            </w:r>
            <w:r>
              <w:rPr>
                <w:rFonts w:hint="cs"/>
                <w:cs/>
              </w:rPr>
              <w:t>เช่น 01/03/2017</w:t>
            </w:r>
            <w:r>
              <w:t xml:space="preserve"> 15:30:25</w:t>
            </w:r>
          </w:p>
        </w:tc>
      </w:tr>
      <w:tr w:rsidR="005B2B1C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Value Date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color w:val="000000"/>
              </w:rPr>
              <w:t>PostingTimeStamp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HH:mm:ss </w:t>
            </w:r>
            <w:r>
              <w:rPr>
                <w:rFonts w:hint="cs"/>
                <w:cs/>
              </w:rPr>
              <w:t>เช่น 01/03/2017</w:t>
            </w:r>
            <w:r>
              <w:t xml:space="preserve"> 15:30:25</w:t>
            </w:r>
          </w:p>
        </w:tc>
      </w:tr>
      <w:tr w:rsidR="005B2B1C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TransactionDescription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B1C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เลขที่เช็ค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color w:val="000000"/>
              </w:rPr>
              <w:t>ChequeNumber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B2B1C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Dr/Cr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DebitCreditCode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B1C" w:rsidTr="006822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สาขา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color w:val="000000"/>
              </w:rPr>
              <w:t>TransactionBranch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B2B1C" w:rsidTr="0068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</w:pPr>
            <w:r>
              <w:rPr>
                <w:rFonts w:hint="cs"/>
                <w:cs/>
              </w:rP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จำนวนเงิน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TransactionAmount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B1C" w:rsidRDefault="005B2B1C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แสดงข้อมูลในรูปแบบ</w:t>
            </w:r>
            <w:r>
              <w:t xml:space="preserve"> #,##0.00</w:t>
            </w:r>
          </w:p>
        </w:tc>
      </w:tr>
    </w:tbl>
    <w:p w:rsidR="009320D1" w:rsidRDefault="009320D1"/>
    <w:p w:rsidR="005B2B1C" w:rsidRDefault="005B2B1C" w:rsidP="005B2B1C">
      <w:pPr>
        <w:pStyle w:val="Heading3"/>
      </w:pPr>
      <w:r>
        <w:t>1.5.3 Screen Actions</w:t>
      </w:r>
    </w:p>
    <w:p w:rsidR="005B2B1C" w:rsidRDefault="005B2B1C" w:rsidP="005B2B1C">
      <w:pPr>
        <w:pStyle w:val="Heading4"/>
        <w:rPr>
          <w:cs/>
        </w:rPr>
      </w:pPr>
      <w:r>
        <w:t xml:space="preserve">Action : </w:t>
      </w:r>
      <w:r>
        <w:rPr>
          <w:rFonts w:hint="cs"/>
          <w:cs/>
        </w:rPr>
        <w:t>โหลดหน้าจอ</w:t>
      </w:r>
    </w:p>
    <w:p w:rsidR="009320D1" w:rsidRDefault="005B2B1C" w:rsidP="006655EE">
      <w:pPr>
        <w:pStyle w:val="ListParagraph"/>
        <w:numPr>
          <w:ilvl w:val="0"/>
          <w:numId w:val="267"/>
        </w:numPr>
      </w:pPr>
      <w:r w:rsidRPr="00A95CA2">
        <w:rPr>
          <w:rFonts w:eastAsiaTheme="minorHAnsi" w:hint="cs"/>
          <w:color w:val="000000"/>
          <w:sz w:val="18"/>
          <w:szCs w:val="18"/>
          <w:cs/>
        </w:rPr>
        <w:t xml:space="preserve">เมื่อผู้ใช้ระบบคลิก </w:t>
      </w:r>
      <w:r>
        <w:rPr>
          <w:rFonts w:eastAsiaTheme="minorHAnsi" w:hint="cs"/>
          <w:color w:val="000000"/>
          <w:sz w:val="18"/>
          <w:szCs w:val="18"/>
          <w:cs/>
        </w:rPr>
        <w:t xml:space="preserve">ปุ่ม </w:t>
      </w:r>
      <w:r>
        <w:rPr>
          <w:rFonts w:eastAsiaTheme="minorHAnsi"/>
          <w:color w:val="000000"/>
          <w:sz w:val="18"/>
          <w:szCs w:val="18"/>
        </w:rPr>
        <w:t xml:space="preserve">View Product Detail </w:t>
      </w:r>
      <w:r>
        <w:rPr>
          <w:rFonts w:eastAsiaTheme="minorHAnsi" w:hint="cs"/>
          <w:color w:val="000000"/>
          <w:sz w:val="18"/>
          <w:szCs w:val="18"/>
          <w:cs/>
        </w:rPr>
        <w:t xml:space="preserve">จากหน้าจอ </w:t>
      </w:r>
      <w:r>
        <w:rPr>
          <w:rFonts w:eastAsiaTheme="minorHAnsi"/>
          <w:color w:val="000000"/>
          <w:sz w:val="18"/>
          <w:szCs w:val="18"/>
        </w:rPr>
        <w:t>Customer – Product/Service</w:t>
      </w:r>
    </w:p>
    <w:p w:rsidR="005B2B1C" w:rsidRDefault="005B2B1C" w:rsidP="006655EE">
      <w:pPr>
        <w:pStyle w:val="ListParagraph"/>
        <w:numPr>
          <w:ilvl w:val="1"/>
          <w:numId w:val="267"/>
        </w:numPr>
      </w:pPr>
      <w:r>
        <w:t xml:space="preserve">Target URL : </w:t>
      </w:r>
      <w:r w:rsidRPr="006655EE">
        <w:rPr>
          <w:rFonts w:eastAsiaTheme="minorHAnsi"/>
          <w:b/>
          <w:bCs/>
          <w:color w:val="000000"/>
          <w:sz w:val="18"/>
          <w:szCs w:val="18"/>
        </w:rPr>
        <w:t>~/ProductService/CASAAccountDetail</w:t>
      </w:r>
    </w:p>
    <w:p w:rsidR="005B2B1C" w:rsidRDefault="005B2B1C" w:rsidP="006655EE">
      <w:pPr>
        <w:pStyle w:val="ListParagraph"/>
        <w:numPr>
          <w:ilvl w:val="1"/>
          <w:numId w:val="267"/>
        </w:numPr>
      </w:pPr>
      <w:r>
        <w:t>Parameters :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 w:rsidRPr="004D559D">
        <w:t>AccountNumber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CustomerNumber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CustomerType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IDNumber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BirthDate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PrimaryName</w:t>
      </w:r>
    </w:p>
    <w:p w:rsidR="00C06B90" w:rsidRDefault="00C06B90" w:rsidP="00C06B90">
      <w:pPr>
        <w:pStyle w:val="ListParagraph"/>
        <w:numPr>
          <w:ilvl w:val="2"/>
          <w:numId w:val="267"/>
        </w:numPr>
      </w:pPr>
      <w:r>
        <w:t>PrimaryLastName</w:t>
      </w:r>
    </w:p>
    <w:p w:rsidR="00C06B90" w:rsidRPr="00A95CA2" w:rsidRDefault="00C06B90" w:rsidP="00C06B90">
      <w:pPr>
        <w:pStyle w:val="ListParagraph"/>
        <w:numPr>
          <w:ilvl w:val="2"/>
          <w:numId w:val="267"/>
        </w:numPr>
      </w:pPr>
      <w:r>
        <w:t>CountryOfCitizenShip</w:t>
      </w:r>
    </w:p>
    <w:p w:rsidR="005B2B1C" w:rsidRPr="006655EE" w:rsidRDefault="005B2B1C" w:rsidP="006655EE">
      <w:pPr>
        <w:pStyle w:val="ListParagraph"/>
        <w:numPr>
          <w:ilvl w:val="2"/>
          <w:numId w:val="267"/>
        </w:numPr>
      </w:pPr>
      <w:r w:rsidRPr="004D559D">
        <w:t>AccountNumber</w:t>
      </w:r>
    </w:p>
    <w:p w:rsidR="005B2B1C" w:rsidRDefault="005B2B1C" w:rsidP="006655EE">
      <w:pPr>
        <w:pStyle w:val="ListParagraph"/>
        <w:numPr>
          <w:ilvl w:val="2"/>
          <w:numId w:val="267"/>
        </w:numPr>
      </w:pPr>
      <w:r>
        <w:rPr>
          <w:color w:val="000000"/>
        </w:rPr>
        <w:t>AccountType</w:t>
      </w:r>
    </w:p>
    <w:p w:rsidR="005B2B1C" w:rsidRDefault="005B2B1C" w:rsidP="006655EE">
      <w:pPr>
        <w:pStyle w:val="ListParagraph"/>
        <w:numPr>
          <w:ilvl w:val="0"/>
          <w:numId w:val="267"/>
        </w:numPr>
      </w:pPr>
      <w:r>
        <w:rPr>
          <w:rFonts w:hint="cs"/>
          <w:cs/>
        </w:rPr>
        <w:t>ระบบดึงข้อมูล</w:t>
      </w:r>
      <w:r w:rsidR="00C06B90">
        <w:rPr>
          <w:rFonts w:hint="cs"/>
          <w:cs/>
        </w:rPr>
        <w:t xml:space="preserve">ใน </w:t>
      </w:r>
      <w:r w:rsidR="00C06B90">
        <w:t>CASA Account Detail</w:t>
      </w:r>
      <w:r>
        <w:rPr>
          <w:rFonts w:eastAsiaTheme="minorHAnsi" w:hint="cs"/>
          <w:color w:val="FF0000"/>
          <w:sz w:val="22"/>
          <w:szCs w:val="22"/>
          <w:cs/>
        </w:rPr>
        <w:t xml:space="preserve"> </w:t>
      </w:r>
      <w:r w:rsidR="00C06B90">
        <w:rPr>
          <w:rFonts w:hint="cs"/>
          <w:cs/>
        </w:rPr>
        <w:t xml:space="preserve">โดยใช้ข้อมูลจาก </w:t>
      </w:r>
      <w:r w:rsidR="00C06B90">
        <w:t xml:space="preserve">Parameter </w:t>
      </w:r>
      <w:r w:rsidR="00C06B90">
        <w:rPr>
          <w:rFonts w:hint="cs"/>
          <w:cs/>
        </w:rPr>
        <w:t xml:space="preserve">ที่ส่งมา รายละเอียดตาม </w:t>
      </w:r>
      <w:r w:rsidR="00C06B90">
        <w:t>Screen Design</w:t>
      </w:r>
    </w:p>
    <w:p w:rsidR="00C06B90" w:rsidRDefault="00C06B90" w:rsidP="006655EE">
      <w:pPr>
        <w:pStyle w:val="ListParagraph"/>
        <w:numPr>
          <w:ilvl w:val="0"/>
          <w:numId w:val="267"/>
        </w:numPr>
      </w:pPr>
      <w:r>
        <w:rPr>
          <w:rFonts w:hint="cs"/>
          <w:cs/>
        </w:rPr>
        <w:t xml:space="preserve">ระบบดึงข้อมูลจาก </w:t>
      </w:r>
      <w:r>
        <w:t xml:space="preserve">Webservice </w:t>
      </w:r>
      <w:r>
        <w:rPr>
          <w:rFonts w:eastAsiaTheme="minorHAnsi"/>
          <w:b/>
          <w:bCs/>
          <w:color w:val="7030A0"/>
        </w:rPr>
        <w:t>InquiryAccountAddress</w:t>
      </w:r>
      <w:r>
        <w:t xml:space="preserve"> </w:t>
      </w:r>
      <w:r>
        <w:rPr>
          <w:rFonts w:hint="cs"/>
          <w:cs/>
        </w:rPr>
        <w:t xml:space="preserve">โดยใช้ </w:t>
      </w:r>
      <w:r>
        <w:t>Parameter</w:t>
      </w:r>
      <w:r w:rsidRPr="00541454">
        <w:t xml:space="preserve"> </w:t>
      </w:r>
      <w:r w:rsidRPr="004D559D">
        <w:t>AccountNumber</w:t>
      </w:r>
      <w:r>
        <w:t xml:space="preserve"> </w:t>
      </w:r>
      <w:r>
        <w:rPr>
          <w:rFonts w:hint="cs"/>
          <w:cs/>
        </w:rPr>
        <w:t xml:space="preserve">และแสดงข้อมูล เบอร์โทรศัพท์, </w:t>
      </w:r>
      <w:r>
        <w:t>Email</w:t>
      </w:r>
      <w:r>
        <w:rPr>
          <w:rFonts w:hint="cs"/>
          <w:cs/>
        </w:rPr>
        <w:t xml:space="preserve">, ที่อยู่ รายละเอียดตาม </w:t>
      </w:r>
      <w:r>
        <w:t>Screen Design</w:t>
      </w:r>
    </w:p>
    <w:p w:rsidR="00C06B90" w:rsidRDefault="00C06B90" w:rsidP="006655EE">
      <w:pPr>
        <w:pStyle w:val="ListParagraph"/>
        <w:numPr>
          <w:ilvl w:val="0"/>
          <w:numId w:val="267"/>
        </w:numPr>
      </w:pPr>
      <w:r>
        <w:rPr>
          <w:rFonts w:hint="cs"/>
          <w:cs/>
        </w:rPr>
        <w:t xml:space="preserve">ระบบดึงข้อมูลจาก </w:t>
      </w:r>
      <w:r>
        <w:t xml:space="preserve">Webservice </w:t>
      </w:r>
      <w:r>
        <w:rPr>
          <w:rFonts w:eastAsiaTheme="minorHAnsi"/>
          <w:color w:val="FF0000"/>
        </w:rPr>
        <w:t xml:space="preserve">InquiryCASAAccountDetail </w:t>
      </w:r>
      <w:r w:rsidRPr="006655EE">
        <w:rPr>
          <w:rFonts w:eastAsiaTheme="minorHAnsi" w:hint="cs"/>
          <w:color w:val="000000" w:themeColor="text1"/>
          <w:cs/>
        </w:rPr>
        <w:t>โดยใช้</w:t>
      </w:r>
      <w:r w:rsidRPr="006655EE">
        <w:rPr>
          <w:rFonts w:eastAsiaTheme="minorHAnsi"/>
          <w:color w:val="000000" w:themeColor="text1"/>
          <w:cs/>
        </w:rPr>
        <w:t xml:space="preserve"> </w:t>
      </w:r>
      <w:r w:rsidRPr="006655EE">
        <w:rPr>
          <w:rFonts w:eastAsiaTheme="minorHAnsi"/>
          <w:color w:val="000000" w:themeColor="text1"/>
        </w:rPr>
        <w:t>Parameter</w:t>
      </w:r>
      <w:r>
        <w:rPr>
          <w:rFonts w:eastAsiaTheme="minorHAnsi"/>
          <w:color w:val="FF0000"/>
        </w:rPr>
        <w:t xml:space="preserve"> </w:t>
      </w:r>
      <w:r w:rsidRPr="004D559D">
        <w:t>AccountNumber</w:t>
      </w:r>
      <w:r>
        <w:t xml:space="preserve"> </w:t>
      </w:r>
      <w:r>
        <w:rPr>
          <w:rFonts w:hint="cs"/>
          <w:cs/>
        </w:rPr>
        <w:t xml:space="preserve">เพื่อแสดงรายละเอียดของบัญชี รายละเอียดตาม </w:t>
      </w:r>
      <w:r>
        <w:t>Screen Design</w:t>
      </w:r>
    </w:p>
    <w:p w:rsidR="00C06B90" w:rsidRDefault="00C06B90" w:rsidP="006655EE">
      <w:pPr>
        <w:pStyle w:val="ListParagraph"/>
        <w:numPr>
          <w:ilvl w:val="0"/>
          <w:numId w:val="267"/>
        </w:numPr>
      </w:pPr>
      <w:r>
        <w:rPr>
          <w:rFonts w:hint="cs"/>
          <w:cs/>
        </w:rPr>
        <w:t xml:space="preserve">ระบบดึงข้อมูลจาก </w:t>
      </w:r>
      <w:r>
        <w:t xml:space="preserve">Webservice </w:t>
      </w:r>
      <w:r w:rsidR="00D00060">
        <w:rPr>
          <w:rFonts w:eastAsiaTheme="minorHAnsi"/>
          <w:b/>
          <w:bCs/>
          <w:color w:val="0070C0"/>
        </w:rPr>
        <w:t>InquiryCASAStatementHistory</w:t>
      </w:r>
      <w:r>
        <w:rPr>
          <w:rFonts w:eastAsiaTheme="minorHAnsi"/>
          <w:color w:val="FF0000"/>
        </w:rPr>
        <w:t xml:space="preserve"> </w:t>
      </w:r>
      <w:r w:rsidRPr="006655EE">
        <w:rPr>
          <w:rFonts w:eastAsiaTheme="minorHAnsi" w:hint="cs"/>
          <w:color w:val="000000" w:themeColor="text1"/>
          <w:cs/>
        </w:rPr>
        <w:t>โดยใช้</w:t>
      </w:r>
      <w:r w:rsidRPr="006655EE">
        <w:rPr>
          <w:rFonts w:eastAsiaTheme="minorHAnsi"/>
          <w:color w:val="000000" w:themeColor="text1"/>
          <w:cs/>
        </w:rPr>
        <w:t xml:space="preserve"> </w:t>
      </w:r>
      <w:r w:rsidRPr="006655EE">
        <w:rPr>
          <w:rFonts w:eastAsiaTheme="minorHAnsi"/>
          <w:color w:val="000000" w:themeColor="text1"/>
        </w:rPr>
        <w:t>Parameter</w:t>
      </w:r>
      <w:r>
        <w:rPr>
          <w:rFonts w:eastAsiaTheme="minorHAnsi"/>
          <w:color w:val="FF0000"/>
        </w:rPr>
        <w:t xml:space="preserve"> </w:t>
      </w:r>
      <w:r w:rsidRPr="004D559D">
        <w:t>AccountNumber</w:t>
      </w:r>
      <w:r>
        <w:t xml:space="preserve"> </w:t>
      </w:r>
      <w:r>
        <w:rPr>
          <w:rFonts w:hint="cs"/>
          <w:cs/>
        </w:rPr>
        <w:t xml:space="preserve">เพื่อแสดงรายละเอียดใน </w:t>
      </w:r>
      <w:r>
        <w:t xml:space="preserve">Transaction </w:t>
      </w:r>
      <w:r>
        <w:rPr>
          <w:rFonts w:hint="cs"/>
          <w:cs/>
        </w:rPr>
        <w:t xml:space="preserve">รายละเอียดตาม </w:t>
      </w:r>
      <w:r>
        <w:t>Screen Design</w:t>
      </w:r>
    </w:p>
    <w:p w:rsidR="00D00060" w:rsidRDefault="00D00060" w:rsidP="00C74A87"/>
    <w:p w:rsidR="00176647" w:rsidRDefault="00176647">
      <w:r>
        <w:br w:type="page"/>
      </w:r>
    </w:p>
    <w:p w:rsidR="002D4361" w:rsidRDefault="002D4361" w:rsidP="003A6588">
      <w:pPr>
        <w:pStyle w:val="Heading2"/>
      </w:pPr>
      <w:bookmarkStart w:id="162" w:name="_Toc494983108"/>
      <w:r>
        <w:lastRenderedPageBreak/>
        <w:t>1.6 Customer Instruction</w:t>
      </w:r>
      <w:bookmarkEnd w:id="162"/>
    </w:p>
    <w:p w:rsidR="002D4361" w:rsidRDefault="002D4361" w:rsidP="002D4361">
      <w:pPr>
        <w:pStyle w:val="Heading3"/>
      </w:pPr>
      <w:r>
        <w:t>1.6.1 Flow of Screens</w:t>
      </w:r>
    </w:p>
    <w:p w:rsidR="002D4361" w:rsidRDefault="002D4361" w:rsidP="00C0155F">
      <w:r>
        <w:object w:dxaOrig="15871" w:dyaOrig="10246">
          <v:shape id="_x0000_i1032" type="#_x0000_t75" style="width:467.15pt;height:301.8pt" o:ole="">
            <v:imagedata r:id="rId25" o:title=""/>
          </v:shape>
          <o:OLEObject Type="Embed" ProgID="Visio.Drawing.15" ShapeID="_x0000_i1032" DrawAspect="Content" ObjectID="_1568724972" r:id="rId26"/>
        </w:object>
      </w:r>
    </w:p>
    <w:p w:rsidR="002D4361" w:rsidRDefault="002D4361" w:rsidP="00C0155F"/>
    <w:p w:rsidR="002D4361" w:rsidRDefault="002D4361" w:rsidP="002D4361">
      <w:pPr>
        <w:pStyle w:val="Heading3"/>
      </w:pPr>
      <w:r>
        <w:t>1.6.2 Screen Design</w:t>
      </w:r>
    </w:p>
    <w:p w:rsidR="002D4361" w:rsidRDefault="002D4361" w:rsidP="002D4361">
      <w:pPr>
        <w:pStyle w:val="Heading4"/>
      </w:pPr>
      <w:r>
        <w:t>Customer Profile Information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2D4361" w:rsidTr="00B7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4361" w:rsidRDefault="002D4361" w:rsidP="00B75A2E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2D4361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4361" w:rsidRDefault="002D4361" w:rsidP="00B75A2E">
            <w:pPr>
              <w:pStyle w:val="TableContent"/>
            </w:pPr>
            <w: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CIF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4361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4361" w:rsidRDefault="002D4361" w:rsidP="00B75A2E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ประเภทลูกค้า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CustomerType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Default="002D436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D4361" w:rsidTr="002D4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3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วันเกิด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BirthDate</w:t>
            </w:r>
          </w:p>
        </w:tc>
        <w:tc>
          <w:tcPr>
            <w:tcW w:w="2057" w:type="pct"/>
          </w:tcPr>
          <w:p w:rsidR="002D4361" w:rsidRPr="005C59F2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แสดงข้อมูลในรูปแบบ </w:t>
            </w:r>
            <w:r>
              <w:t xml:space="preserve">dd/mm/yyyy </w:t>
            </w:r>
            <w:r>
              <w:rPr>
                <w:rFonts w:hint="cs"/>
                <w:cs/>
              </w:rPr>
              <w:t>เช่น 01/03/2017</w:t>
            </w:r>
          </w:p>
        </w:tc>
      </w:tr>
      <w:tr w:rsidR="002D4361" w:rsidTr="002D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3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รหัสบัตรประชาชน/นิติบุคคล: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IDNumber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D4361" w:rsidTr="002D4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4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สัญชาติ: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CountryOfCitizenship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4361" w:rsidTr="002D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5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คำนำหน้าภาษาไทย: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D4361" w:rsidTr="002D4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6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  <w:cs/>
              </w:rPr>
              <w:t>ชื่อลูกค้า: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PrimaryName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4361" w:rsidTr="002D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7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rFonts w:hint="cs"/>
                <w:color w:val="000000"/>
                <w:sz w:val="18"/>
                <w:szCs w:val="18"/>
                <w:cs/>
              </w:rPr>
              <w:t>นามสกุลลูกค้า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PrimaryLastName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D4361" w:rsidTr="002D4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8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  <w:cs/>
              </w:rPr>
            </w:pPr>
            <w:r>
              <w:rPr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AlternateTitle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4361" w:rsidTr="002D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t>9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AlternateFirstName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D4361" w:rsidTr="002D4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</w:tcPr>
          <w:p w:rsidR="002D4361" w:rsidRDefault="002D4361" w:rsidP="00B75A2E">
            <w:pPr>
              <w:pStyle w:val="TableContent"/>
            </w:pPr>
            <w:r>
              <w:lastRenderedPageBreak/>
              <w:t>10</w:t>
            </w:r>
          </w:p>
        </w:tc>
        <w:tc>
          <w:tcPr>
            <w:tcW w:w="1157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1554" w:type="pct"/>
          </w:tcPr>
          <w:p w:rsidR="002D4361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AlternateLastName</w:t>
            </w:r>
          </w:p>
        </w:tc>
        <w:tc>
          <w:tcPr>
            <w:tcW w:w="2057" w:type="pct"/>
          </w:tcPr>
          <w:p w:rsidR="002D4361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D4361" w:rsidRDefault="002D4361" w:rsidP="00C0155F"/>
    <w:p w:rsidR="002D4361" w:rsidRDefault="00D24A82" w:rsidP="002D4361">
      <w:pPr>
        <w:pStyle w:val="Heading4"/>
      </w:pPr>
      <w:r>
        <w:t>Instruction</w:t>
      </w:r>
      <w:r w:rsidR="002D4361"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2D4361" w:rsidTr="00B7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4361" w:rsidRDefault="002D4361" w:rsidP="00B75A2E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361" w:rsidRDefault="002D4361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D24A82" w:rsidRPr="00D24A82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4361" w:rsidRPr="00C0155F" w:rsidRDefault="002D4361" w:rsidP="00B75A2E">
            <w:pPr>
              <w:pStyle w:val="TableContent"/>
              <w:rPr>
                <w:color w:val="FF0000"/>
              </w:rPr>
            </w:pPr>
            <w:r w:rsidRPr="00C0155F">
              <w:rPr>
                <w:color w:val="FF0000"/>
              </w:rP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Pr="00C0155F" w:rsidRDefault="00D24A82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0155F">
              <w:rPr>
                <w:color w:val="FF0000"/>
              </w:rPr>
              <w:t>Bank No.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Pr="00C0155F" w:rsidRDefault="002D436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2D4361" w:rsidRPr="00C0155F" w:rsidRDefault="002D436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D24A82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</w:pPr>
            <w: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 No.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AccountNumber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24A82" w:rsidRPr="00D24A82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Pr="00C0155F" w:rsidRDefault="00D24A82" w:rsidP="00B75A2E">
            <w:pPr>
              <w:pStyle w:val="TableContent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Pr="00C0155F" w:rsidRDefault="00D24A82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0155F">
              <w:rPr>
                <w:color w:val="FF0000"/>
              </w:rPr>
              <w:t>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Pr="00C0155F" w:rsidRDefault="00D24A82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Pr="00C0155F" w:rsidRDefault="00D24A82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D24A82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</w:pPr>
            <w: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Instruction Desc.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InstructionDescription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24A82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</w:pPr>
            <w: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Effective Date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EffectiveDate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4A82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</w:pPr>
            <w: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25EEC">
              <w:rPr>
                <w:b/>
                <w:bCs/>
                <w:rPrChange w:id="163" w:author="AdminKK" w:date="2017-09-26T17:17:00Z">
                  <w:rPr>
                    <w:rFonts w:eastAsia="Tahoma"/>
                  </w:rPr>
                </w:rPrChange>
              </w:rPr>
              <w:t>Subs</w:t>
            </w:r>
            <w:ins w:id="164" w:author="AdminKK" w:date="2017-09-26T15:58:00Z">
              <w:r w:rsidR="00C80ACF" w:rsidRPr="00225EEC">
                <w:rPr>
                  <w:b/>
                  <w:bCs/>
                  <w:rPrChange w:id="165" w:author="AdminKK" w:date="2017-09-26T17:17:00Z">
                    <w:rPr>
                      <w:rFonts w:eastAsia="Tahoma"/>
                    </w:rPr>
                  </w:rPrChange>
                </w:rPr>
                <w:t>c</w:t>
              </w:r>
            </w:ins>
            <w:del w:id="166" w:author="AdminKK" w:date="2017-09-26T15:58:00Z">
              <w:r w:rsidRPr="00225EEC" w:rsidDel="00C80ACF">
                <w:rPr>
                  <w:b/>
                  <w:bCs/>
                  <w:rPrChange w:id="167" w:author="AdminKK" w:date="2017-09-26T17:17:00Z">
                    <w:rPr>
                      <w:rFonts w:eastAsia="Tahoma"/>
                    </w:rPr>
                  </w:rPrChange>
                </w:rPr>
                <w:delText>t</w:delText>
              </w:r>
            </w:del>
            <w:r w:rsidRPr="00225EEC">
              <w:rPr>
                <w:b/>
                <w:bCs/>
                <w:rPrChange w:id="168" w:author="AdminKK" w:date="2017-09-26T17:17:00Z">
                  <w:rPr>
                    <w:rFonts w:eastAsia="Tahoma"/>
                  </w:rPr>
                </w:rPrChange>
              </w:rPr>
              <w:t>ri</w:t>
            </w:r>
            <w:del w:id="169" w:author="AdminKK" w:date="2017-09-26T15:58:00Z">
              <w:r w:rsidRPr="00225EEC" w:rsidDel="00C80ACF">
                <w:rPr>
                  <w:b/>
                  <w:bCs/>
                  <w:rPrChange w:id="170" w:author="AdminKK" w:date="2017-09-26T17:17:00Z">
                    <w:rPr>
                      <w:rFonts w:eastAsia="Tahoma"/>
                    </w:rPr>
                  </w:rPrChange>
                </w:rPr>
                <w:delText>n</w:delText>
              </w:r>
            </w:del>
            <w:r w:rsidRPr="00225EEC">
              <w:rPr>
                <w:b/>
                <w:bCs/>
                <w:rPrChange w:id="171" w:author="AdminKK" w:date="2017-09-26T17:17:00Z">
                  <w:rPr>
                    <w:rFonts w:eastAsia="Tahoma"/>
                  </w:rPr>
                </w:rPrChange>
              </w:rPr>
              <w:t>ption</w:t>
            </w:r>
            <w:r>
              <w:t xml:space="preserve"> Status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StatusFlag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24A82" w:rsidRDefault="00D24A82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D4361" w:rsidRDefault="002D4361" w:rsidP="00C0155F"/>
    <w:p w:rsidR="00E00356" w:rsidRDefault="00E00356" w:rsidP="00E00356">
      <w:pPr>
        <w:pStyle w:val="Heading3"/>
      </w:pPr>
      <w:r>
        <w:t>1.6.3 Screen Actions</w:t>
      </w:r>
    </w:p>
    <w:p w:rsidR="00E00356" w:rsidRDefault="00E00356" w:rsidP="00E00356">
      <w:pPr>
        <w:pStyle w:val="Heading4"/>
        <w:rPr>
          <w:cs/>
        </w:rPr>
      </w:pPr>
      <w:r>
        <w:t xml:space="preserve">Action : </w:t>
      </w:r>
      <w:r>
        <w:rPr>
          <w:rFonts w:hint="cs"/>
          <w:cs/>
        </w:rPr>
        <w:t>โหลดหน้าจอ</w:t>
      </w:r>
    </w:p>
    <w:p w:rsidR="00E00356" w:rsidRDefault="00E00356" w:rsidP="00C0155F">
      <w:pPr>
        <w:pStyle w:val="ListParagraph"/>
        <w:numPr>
          <w:ilvl w:val="0"/>
          <w:numId w:val="273"/>
        </w:numPr>
      </w:pPr>
      <w:r w:rsidRPr="006655EE">
        <w:rPr>
          <w:rFonts w:eastAsiaTheme="minorHAnsi" w:hint="eastAsia"/>
          <w:b/>
          <w:color w:val="000000"/>
          <w:sz w:val="18"/>
          <w:szCs w:val="18"/>
          <w:cs/>
        </w:rPr>
        <w:t>เมื่อผู้ใช้ระบบคลิก</w:t>
      </w:r>
      <w:r w:rsidRPr="006655EE">
        <w:rPr>
          <w:rFonts w:eastAsiaTheme="minorHAnsi"/>
          <w:b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/>
          <w:color w:val="000000"/>
          <w:sz w:val="18"/>
          <w:szCs w:val="18"/>
        </w:rPr>
        <w:t xml:space="preserve">tab </w:t>
      </w:r>
      <w:r>
        <w:rPr>
          <w:rFonts w:eastAsiaTheme="minorHAnsi"/>
          <w:b/>
          <w:color w:val="000000"/>
          <w:sz w:val="18"/>
          <w:szCs w:val="18"/>
        </w:rPr>
        <w:t xml:space="preserve">Instruction </w:t>
      </w:r>
      <w:r>
        <w:rPr>
          <w:rFonts w:eastAsiaTheme="minorHAnsi" w:hint="cs"/>
          <w:b/>
          <w:color w:val="000000"/>
          <w:sz w:val="18"/>
          <w:szCs w:val="18"/>
          <w:cs/>
        </w:rPr>
        <w:t xml:space="preserve">จากหน้าจอ </w:t>
      </w:r>
      <w:r>
        <w:rPr>
          <w:rFonts w:eastAsiaTheme="minorHAnsi"/>
          <w:b/>
          <w:color w:val="000000"/>
          <w:sz w:val="18"/>
          <w:szCs w:val="18"/>
        </w:rPr>
        <w:t>Customer View</w:t>
      </w:r>
    </w:p>
    <w:p w:rsidR="00E00356" w:rsidRDefault="00E00356" w:rsidP="00C0155F">
      <w:pPr>
        <w:pStyle w:val="ListParagraph"/>
        <w:numPr>
          <w:ilvl w:val="1"/>
          <w:numId w:val="273"/>
        </w:numPr>
      </w:pPr>
      <w:r w:rsidRPr="006655EE">
        <w:rPr>
          <w:rFonts w:eastAsiaTheme="minorHAnsi"/>
          <w:b/>
          <w:color w:val="000000"/>
          <w:sz w:val="18"/>
          <w:szCs w:val="18"/>
        </w:rPr>
        <w:t>Target URL:</w:t>
      </w:r>
      <w:r w:rsidRPr="006655EE">
        <w:rPr>
          <w:rFonts w:eastAsiaTheme="minorHAnsi"/>
          <w:b/>
          <w:color w:val="000000"/>
          <w:sz w:val="18"/>
          <w:szCs w:val="18"/>
          <w:cs/>
        </w:rPr>
        <w:t xml:space="preserve"> </w:t>
      </w:r>
      <w:r w:rsidRPr="006655EE">
        <w:rPr>
          <w:rFonts w:eastAsiaTheme="minorHAnsi"/>
          <w:b/>
          <w:color w:val="000000"/>
          <w:sz w:val="18"/>
          <w:szCs w:val="18"/>
        </w:rPr>
        <w:t>~/</w:t>
      </w:r>
      <w:r w:rsidR="00A51B1F">
        <w:rPr>
          <w:rFonts w:eastAsiaTheme="minorHAnsi"/>
          <w:b/>
          <w:color w:val="000000"/>
          <w:sz w:val="18"/>
          <w:szCs w:val="18"/>
        </w:rPr>
        <w:t>Instruction</w:t>
      </w:r>
      <w:r w:rsidRPr="000153AC">
        <w:rPr>
          <w:rFonts w:eastAsiaTheme="minorHAnsi"/>
          <w:b/>
          <w:color w:val="000000"/>
          <w:sz w:val="18"/>
          <w:szCs w:val="18"/>
        </w:rPr>
        <w:t>/List</w:t>
      </w:r>
    </w:p>
    <w:p w:rsidR="00A51B1F" w:rsidRDefault="00A51B1F" w:rsidP="00C0155F">
      <w:pPr>
        <w:pStyle w:val="ListParagraph"/>
        <w:numPr>
          <w:ilvl w:val="1"/>
          <w:numId w:val="273"/>
        </w:numPr>
      </w:pPr>
      <w:r>
        <w:t>Parameters :</w:t>
      </w:r>
    </w:p>
    <w:p w:rsidR="00A51B1F" w:rsidRDefault="00A51B1F" w:rsidP="00C0155F">
      <w:pPr>
        <w:pStyle w:val="ListParagraph"/>
        <w:numPr>
          <w:ilvl w:val="2"/>
          <w:numId w:val="273"/>
        </w:numPr>
      </w:pPr>
      <w:r>
        <w:t>CustomerNumber</w:t>
      </w:r>
    </w:p>
    <w:p w:rsidR="00A51B1F" w:rsidRDefault="00A51B1F" w:rsidP="00C0155F">
      <w:pPr>
        <w:pStyle w:val="ListParagraph"/>
        <w:numPr>
          <w:ilvl w:val="1"/>
          <w:numId w:val="273"/>
        </w:numPr>
      </w:pPr>
      <w:r>
        <w:rPr>
          <w:rFonts w:hint="cs"/>
          <w:cs/>
        </w:rPr>
        <w:t xml:space="preserve">การประมวลผล ระบบอ่านข้อมูลจาก </w:t>
      </w:r>
      <w:r>
        <w:t xml:space="preserve">Webservice </w:t>
      </w:r>
      <w:bookmarkStart w:id="172" w:name="_Toc493070294"/>
      <w:r w:rsidR="006E2D50" w:rsidRPr="00C0155F">
        <w:rPr>
          <w:color w:val="FF0000"/>
        </w:rPr>
        <w:t>CBSCF106 – InquiryInstructionWithBank</w:t>
      </w:r>
      <w:bookmarkEnd w:id="172"/>
    </w:p>
    <w:p w:rsidR="00E00356" w:rsidRDefault="00A51B1F" w:rsidP="00C0155F">
      <w:pPr>
        <w:pStyle w:val="ListParagraph"/>
        <w:numPr>
          <w:ilvl w:val="0"/>
          <w:numId w:val="273"/>
        </w:numPr>
      </w:pPr>
      <w:r>
        <w:rPr>
          <w:rFonts w:hint="cs"/>
          <w:cs/>
        </w:rPr>
        <w:t xml:space="preserve">ระบบแสดงรายการ </w:t>
      </w:r>
      <w:r>
        <w:t xml:space="preserve">Instruction </w:t>
      </w:r>
      <w:r>
        <w:rPr>
          <w:rFonts w:hint="cs"/>
          <w:cs/>
        </w:rPr>
        <w:t xml:space="preserve">รายละเอียดตาม </w:t>
      </w:r>
      <w:r>
        <w:t xml:space="preserve">Screen Design </w:t>
      </w:r>
      <w:r>
        <w:rPr>
          <w:rFonts w:hint="cs"/>
          <w:cs/>
        </w:rPr>
        <w:t>โดยแบ่งหน้า หน้าละ 10 รายการ</w:t>
      </w:r>
    </w:p>
    <w:p w:rsidR="00A51B1F" w:rsidRDefault="00A51B1F" w:rsidP="00A51B1F">
      <w:pPr>
        <w:pStyle w:val="Heading4"/>
      </w:pPr>
      <w:r>
        <w:t>Action : Create SR</w:t>
      </w:r>
    </w:p>
    <w:p w:rsidR="00A51B1F" w:rsidRDefault="00A51B1F" w:rsidP="00C0155F">
      <w:pPr>
        <w:pStyle w:val="ListParagraph"/>
        <w:numPr>
          <w:ilvl w:val="0"/>
          <w:numId w:val="274"/>
        </w:numPr>
      </w:pPr>
      <w:r>
        <w:rPr>
          <w:rFonts w:hint="cs"/>
          <w:cs/>
        </w:rPr>
        <w:t>ระบบทำงานดังนี้</w:t>
      </w:r>
    </w:p>
    <w:p w:rsidR="00A51B1F" w:rsidRDefault="00A51B1F" w:rsidP="00A51B1F">
      <w:pPr>
        <w:pStyle w:val="ListParagraph"/>
        <w:numPr>
          <w:ilvl w:val="1"/>
          <w:numId w:val="274"/>
        </w:numPr>
      </w:pPr>
      <w:r>
        <w:t>Target URL : ~</w:t>
      </w:r>
      <w:r>
        <w:rPr>
          <w:rFonts w:hint="cs"/>
          <w:cs/>
        </w:rPr>
        <w:t>/</w:t>
      </w:r>
      <w:r>
        <w:t>ServiceRequest/Create</w:t>
      </w:r>
    </w:p>
    <w:p w:rsidR="00A51B1F" w:rsidRDefault="00A51B1F" w:rsidP="00A51B1F">
      <w:pPr>
        <w:pStyle w:val="ListParagraph"/>
        <w:numPr>
          <w:ilvl w:val="1"/>
          <w:numId w:val="274"/>
        </w:numPr>
      </w:pPr>
      <w:r>
        <w:t>Parameters: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CustomerNumber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IDNumber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BirthDate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Title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PrimaryName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PrimaryLastName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AlternateTitle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AlternateFirstName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AlternateLastName</w:t>
      </w:r>
    </w:p>
    <w:p w:rsidR="00A51B1F" w:rsidRDefault="00A51B1F" w:rsidP="00A51B1F">
      <w:pPr>
        <w:pStyle w:val="ListParagraph"/>
        <w:numPr>
          <w:ilvl w:val="2"/>
          <w:numId w:val="274"/>
        </w:numPr>
      </w:pPr>
      <w:r>
        <w:t>OfficerCode</w:t>
      </w:r>
    </w:p>
    <w:p w:rsidR="00A51B1F" w:rsidRDefault="00A51B1F" w:rsidP="00C0155F">
      <w:pPr>
        <w:pStyle w:val="ListParagraph"/>
        <w:numPr>
          <w:ilvl w:val="1"/>
          <w:numId w:val="274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SR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A51B1F" w:rsidRPr="00732BC4" w:rsidRDefault="00A51B1F" w:rsidP="00C0155F"/>
    <w:p w:rsidR="002D4361" w:rsidRDefault="002D4361">
      <w:pPr>
        <w:rPr>
          <w:b/>
          <w:bCs/>
          <w:sz w:val="24"/>
          <w:szCs w:val="24"/>
        </w:rPr>
      </w:pPr>
      <w:r>
        <w:br w:type="page"/>
      </w:r>
    </w:p>
    <w:p w:rsidR="003A6588" w:rsidRDefault="003A6588" w:rsidP="003A6588">
      <w:pPr>
        <w:pStyle w:val="Heading2"/>
      </w:pPr>
      <w:bookmarkStart w:id="173" w:name="_Toc494983109"/>
      <w:r>
        <w:lastRenderedPageBreak/>
        <w:t>1.</w:t>
      </w:r>
      <w:r w:rsidR="002D4361">
        <w:t>7</w:t>
      </w:r>
      <w:r>
        <w:t xml:space="preserve"> Customer – New Customer</w:t>
      </w:r>
      <w:bookmarkEnd w:id="173"/>
    </w:p>
    <w:p w:rsidR="003A6588" w:rsidRDefault="003A6588" w:rsidP="003A6588">
      <w:pPr>
        <w:pStyle w:val="Heading3"/>
      </w:pPr>
      <w:r>
        <w:t>1.</w:t>
      </w:r>
      <w:r w:rsidR="002D4361">
        <w:t>7</w:t>
      </w:r>
      <w:r>
        <w:t>.1 Flow of Screens</w:t>
      </w:r>
    </w:p>
    <w:p w:rsidR="00B9291F" w:rsidRDefault="00B9291F" w:rsidP="00B9291F">
      <w:pPr>
        <w:pStyle w:val="Heading4"/>
      </w:pPr>
      <w:r>
        <w:t>New Customer</w:t>
      </w:r>
    </w:p>
    <w:p w:rsidR="00D00060" w:rsidRDefault="00682299" w:rsidP="00C74A87">
      <w:r w:rsidRPr="00C0155F">
        <w:rPr>
          <w:noProof/>
        </w:rPr>
        <w:drawing>
          <wp:inline distT="0" distB="0" distL="0" distR="0" wp14:anchorId="47096621" wp14:editId="4E9FCAFE">
            <wp:extent cx="5943600" cy="2097405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2299" w:rsidRDefault="00682299" w:rsidP="00C74A87"/>
    <w:p w:rsidR="00B9291F" w:rsidRDefault="00B9291F" w:rsidP="00B9291F">
      <w:pPr>
        <w:pStyle w:val="Heading4"/>
      </w:pPr>
      <w:r>
        <w:t>Dialog Customer List</w:t>
      </w:r>
    </w:p>
    <w:p w:rsidR="00B9291F" w:rsidRDefault="00420347" w:rsidP="00C74A87">
      <w:r>
        <w:object w:dxaOrig="9811" w:dyaOrig="2836">
          <v:shape id="_x0000_i1033" type="#_x0000_t75" style="width:467.7pt;height:135.35pt" o:ole="">
            <v:imagedata r:id="rId28" o:title=""/>
          </v:shape>
          <o:OLEObject Type="Embed" ProgID="Visio.Drawing.15" ShapeID="_x0000_i1033" DrawAspect="Content" ObjectID="_1568724973" r:id="rId29"/>
        </w:object>
      </w:r>
    </w:p>
    <w:p w:rsidR="00B9291F" w:rsidRDefault="00B9291F" w:rsidP="00C74A87"/>
    <w:p w:rsidR="00682299" w:rsidRDefault="00682299" w:rsidP="00682299">
      <w:pPr>
        <w:pStyle w:val="Heading3"/>
      </w:pPr>
      <w:r>
        <w:t>1.</w:t>
      </w:r>
      <w:r w:rsidR="002D4361">
        <w:t>7</w:t>
      </w:r>
      <w:r>
        <w:t>.2 Screen Design</w:t>
      </w:r>
    </w:p>
    <w:p w:rsidR="00682299" w:rsidRDefault="00682299" w:rsidP="00682299">
      <w:pPr>
        <w:pStyle w:val="Heading4"/>
      </w:pPr>
      <w:r>
        <w:t>New Customer</w:t>
      </w:r>
    </w:p>
    <w:tbl>
      <w:tblPr>
        <w:tblStyle w:val="TableGrid"/>
        <w:tblW w:w="5390" w:type="pct"/>
        <w:tblLook w:val="04A0" w:firstRow="1" w:lastRow="0" w:firstColumn="1" w:lastColumn="0" w:noHBand="0" w:noVBand="1"/>
      </w:tblPr>
      <w:tblGrid>
        <w:gridCol w:w="444"/>
        <w:gridCol w:w="2184"/>
        <w:gridCol w:w="3797"/>
        <w:gridCol w:w="3830"/>
        <w:gridCol w:w="68"/>
      </w:tblGrid>
      <w:tr w:rsidR="00682299" w:rsidRPr="00682299" w:rsidTr="00C01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299" w:rsidRPr="00C0155F" w:rsidRDefault="00682299" w:rsidP="00682299">
            <w:pPr>
              <w:pStyle w:val="TableHeader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#</w:t>
            </w:r>
          </w:p>
        </w:tc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2299" w:rsidRPr="00C0155F" w:rsidRDefault="00682299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Field Name</w:t>
            </w:r>
          </w:p>
        </w:tc>
        <w:tc>
          <w:tcPr>
            <w:tcW w:w="1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2299" w:rsidRPr="00C0155F" w:rsidRDefault="00682299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Description</w:t>
            </w:r>
          </w:p>
        </w:tc>
        <w:tc>
          <w:tcPr>
            <w:tcW w:w="188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2299" w:rsidRPr="00C0155F" w:rsidRDefault="00682299" w:rsidP="00682299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Remark</w:t>
            </w:r>
          </w:p>
        </w:tc>
      </w:tr>
      <w:tr w:rsidR="00682299" w:rsidRPr="00682299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</w:t>
            </w:r>
          </w:p>
        </w:tc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Subscription Type</w:t>
            </w:r>
          </w:p>
        </w:tc>
        <w:tc>
          <w:tcPr>
            <w:tcW w:w="1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732BC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TB_M_CUSTOMER.SUBS</w:t>
            </w:r>
            <w:r>
              <w:rPr>
                <w:sz w:val="16"/>
                <w:szCs w:val="16"/>
              </w:rPr>
              <w:t>C</w:t>
            </w:r>
            <w:r w:rsidRPr="00C0155F">
              <w:rPr>
                <w:sz w:val="16"/>
                <w:szCs w:val="16"/>
              </w:rPr>
              <w:t>RIPT_TYPE_ID</w:t>
            </w:r>
          </w:p>
        </w:tc>
        <w:tc>
          <w:tcPr>
            <w:tcW w:w="188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682299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Reference </w:t>
            </w:r>
            <w:r w:rsidRPr="00C0155F">
              <w:rPr>
                <w:sz w:val="16"/>
                <w:szCs w:val="16"/>
              </w:rPr>
              <w:t>TB_M_SUBSCRIPT_TYPE</w:t>
            </w:r>
            <w:r>
              <w:rPr>
                <w:sz w:val="16"/>
                <w:szCs w:val="16"/>
              </w:rPr>
              <w:t>.SUBSCRIPT_TYPE_ID</w:t>
            </w:r>
          </w:p>
        </w:tc>
      </w:tr>
      <w:tr w:rsidR="00682299" w:rsidRPr="00682299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2</w:t>
            </w:r>
          </w:p>
        </w:tc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>
              <w:rPr>
                <w:sz w:val="16"/>
                <w:szCs w:val="16"/>
              </w:rPr>
              <w:t>Subscription ID</w:t>
            </w:r>
          </w:p>
        </w:tc>
        <w:tc>
          <w:tcPr>
            <w:tcW w:w="1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TB_M_CUSTOMER.</w:t>
            </w:r>
            <w:r>
              <w:rPr>
                <w:sz w:val="16"/>
                <w:szCs w:val="16"/>
              </w:rPr>
              <w:t>CARD_NO</w:t>
            </w:r>
          </w:p>
        </w:tc>
        <w:tc>
          <w:tcPr>
            <w:tcW w:w="188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682299" w:rsidRPr="00C0155F" w:rsidRDefault="00682299" w:rsidP="0068229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3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  <w:cs/>
              </w:rPr>
              <w:t>วันเกิด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TB_M_CUSTOMER.BIRTH_DATE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 xml:space="preserve">Format </w:t>
            </w:r>
            <w:r w:rsidRPr="00C0155F">
              <w:rPr>
                <w:rFonts w:hint="eastAsia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dd/MM/YYYY</w:t>
            </w:r>
          </w:p>
        </w:tc>
      </w:tr>
      <w:tr w:rsidR="00682299" w:rsidRPr="00682299" w:rsidTr="00C0155F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4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eastAsia"/>
                <w:sz w:val="16"/>
                <w:szCs w:val="16"/>
                <w:cs/>
              </w:rPr>
              <w:t>คำนำหน้า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TB_M_CUSTOMER.TITLE_TH_ID</w:t>
            </w:r>
          </w:p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Reference to TB_M_TITLE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5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eastAsia"/>
                <w:sz w:val="16"/>
                <w:szCs w:val="16"/>
                <w:cs/>
              </w:rPr>
              <w:t>ชื่อลูกค้า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TB_M_CUSTOMER.FIRST_NAME_TH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6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eastAsia"/>
                <w:sz w:val="16"/>
                <w:szCs w:val="16"/>
                <w:cs/>
              </w:rPr>
              <w:t>นามสกุลลูกค้า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TB_M_CUSTOMER.LAST_NAME_TH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7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C0155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Title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TB_M_CUSTOMER.TITLE_EN_ID</w:t>
            </w:r>
          </w:p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Reference to TB_M_TITLE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</w:p>
        </w:tc>
      </w:tr>
      <w:tr w:rsidR="00682299" w:rsidRPr="00682299" w:rsidTr="00C0155F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lastRenderedPageBreak/>
              <w:t>8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</w:rPr>
              <w:t>First Name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TB_M_CUSTOMER.FIRST_NAME_EN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9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</w:rPr>
              <w:t>Last Name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TB_M_CUSTOMER.LAST_NAME_EN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10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เบอร์โทรศัพท์</w:t>
            </w:r>
            <w:r w:rsidRPr="00C0155F">
              <w:rPr>
                <w:sz w:val="16"/>
                <w:szCs w:val="16"/>
              </w:rPr>
              <w:t>#1, #2, #3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TB_M_PHONE.PHONE_NO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11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เบอร์แฟกซ์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 xml:space="preserve">TB_M_PHONE.PHONE_NO </w:t>
            </w:r>
            <w:r w:rsidRPr="00C0155F">
              <w:rPr>
                <w:rFonts w:hint="cs"/>
                <w:sz w:val="16"/>
                <w:szCs w:val="16"/>
                <w:cs/>
              </w:rPr>
              <w:t>โดยมีค่า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 xml:space="preserve">PHONE_TYPE_ID </w:t>
            </w:r>
            <w:r w:rsidRPr="00C0155F">
              <w:rPr>
                <w:rFonts w:hint="cs"/>
                <w:sz w:val="16"/>
                <w:szCs w:val="16"/>
                <w:cs/>
              </w:rPr>
              <w:t>เป็นประเภท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FAX (PHONE_TYPE_ID = 4)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82299" w:rsidRPr="00682299" w:rsidTr="00C0155F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33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" w:type="pct"/>
            <w:vAlign w:val="top"/>
          </w:tcPr>
          <w:p w:rsidR="00682299" w:rsidRPr="00C0155F" w:rsidRDefault="00682299" w:rsidP="00682299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12</w:t>
            </w:r>
          </w:p>
        </w:tc>
        <w:tc>
          <w:tcPr>
            <w:tcW w:w="1058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อีเมล์</w:t>
            </w:r>
          </w:p>
        </w:tc>
        <w:tc>
          <w:tcPr>
            <w:tcW w:w="1839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TB_M_PHONE.EMAIL</w:t>
            </w:r>
          </w:p>
        </w:tc>
        <w:tc>
          <w:tcPr>
            <w:tcW w:w="1855" w:type="pct"/>
            <w:vAlign w:val="top"/>
          </w:tcPr>
          <w:p w:rsidR="00682299" w:rsidRPr="00C0155F" w:rsidRDefault="00682299" w:rsidP="00682299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:rsidR="00682299" w:rsidRDefault="00682299" w:rsidP="00C74A87"/>
    <w:p w:rsidR="00B9291F" w:rsidRDefault="00B9291F" w:rsidP="00B9291F">
      <w:pPr>
        <w:pStyle w:val="Heading4"/>
      </w:pPr>
      <w:r>
        <w:t>Dialog Customer List</w:t>
      </w:r>
    </w:p>
    <w:tbl>
      <w:tblPr>
        <w:tblStyle w:val="TableGrid"/>
        <w:tblW w:w="5355" w:type="pct"/>
        <w:tblLook w:val="04A0" w:firstRow="1" w:lastRow="0" w:firstColumn="1" w:lastColumn="0" w:noHBand="0" w:noVBand="1"/>
      </w:tblPr>
      <w:tblGrid>
        <w:gridCol w:w="444"/>
        <w:gridCol w:w="2185"/>
        <w:gridCol w:w="3797"/>
        <w:gridCol w:w="3830"/>
      </w:tblGrid>
      <w:tr w:rsidR="00B9291F" w:rsidRPr="00577ACA" w:rsidTr="00C01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91F" w:rsidRPr="00577ACA" w:rsidRDefault="00B9291F" w:rsidP="00B75A2E">
            <w:pPr>
              <w:pStyle w:val="TableHeader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#</w:t>
            </w:r>
          </w:p>
        </w:tc>
        <w:tc>
          <w:tcPr>
            <w:tcW w:w="1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91F" w:rsidRPr="00577ACA" w:rsidRDefault="00B9291F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Field Name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91F" w:rsidRPr="00577ACA" w:rsidRDefault="00B9291F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Description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91F" w:rsidRPr="00577ACA" w:rsidRDefault="00B9291F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Remark</w:t>
            </w:r>
          </w:p>
        </w:tc>
      </w:tr>
      <w:tr w:rsidR="00B9291F" w:rsidRPr="00577ACA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9291F" w:rsidRPr="00577ACA" w:rsidRDefault="00B9291F" w:rsidP="00B75A2E">
            <w:pPr>
              <w:pStyle w:val="TableContent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1</w:t>
            </w:r>
          </w:p>
        </w:tc>
        <w:tc>
          <w:tcPr>
            <w:tcW w:w="1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Pr="00577ACA" w:rsidRDefault="00B9291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Action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Pr="00577ACA" w:rsidRDefault="00B9291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Default="00B9291F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hint="cs"/>
                <w:sz w:val="16"/>
                <w:szCs w:val="16"/>
                <w:cs/>
              </w:rPr>
              <w:t>ประกอบไปด้วย</w:t>
            </w:r>
          </w:p>
          <w:p w:rsidR="00B9291F" w:rsidRDefault="00B9291F" w:rsidP="00C0155F">
            <w:pPr>
              <w:pStyle w:val="ListParagraph"/>
              <w:numPr>
                <w:ilvl w:val="0"/>
                <w:numId w:val="26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ปุ่ม </w:t>
            </w:r>
            <w:r w:rsidR="00FD79F3">
              <w:t>Create</w:t>
            </w:r>
            <w:r>
              <w:t xml:space="preserve"> SR</w:t>
            </w:r>
          </w:p>
          <w:p w:rsidR="00420347" w:rsidRPr="00C0155F" w:rsidRDefault="00420347" w:rsidP="00C0155F">
            <w:pPr>
              <w:pStyle w:val="ListParagraph"/>
              <w:numPr>
                <w:ilvl w:val="0"/>
                <w:numId w:val="26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ปุ่ม </w:t>
            </w:r>
            <w:r>
              <w:t>View Customer</w:t>
            </w:r>
          </w:p>
        </w:tc>
      </w:tr>
      <w:tr w:rsidR="00B9291F" w:rsidRPr="00577ACA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B9291F" w:rsidRPr="00577ACA" w:rsidRDefault="00B9291F" w:rsidP="00B75A2E">
            <w:pPr>
              <w:pStyle w:val="TableContent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2</w:t>
            </w:r>
          </w:p>
        </w:tc>
        <w:tc>
          <w:tcPr>
            <w:tcW w:w="10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Pr="00577ACA" w:rsidRDefault="00B9291F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>
              <w:rPr>
                <w:rFonts w:hint="cs"/>
                <w:sz w:val="16"/>
                <w:szCs w:val="16"/>
                <w:cs/>
              </w:rPr>
              <w:t>ชื่อจริงลูกค้า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Pr="00577ACA" w:rsidRDefault="00B9291F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PrimaryName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B9291F" w:rsidRPr="00577ACA" w:rsidRDefault="00B9291F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B9291F" w:rsidRPr="00577ACA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vAlign w:val="top"/>
          </w:tcPr>
          <w:p w:rsidR="00B9291F" w:rsidRPr="00577ACA" w:rsidRDefault="00B9291F" w:rsidP="00B75A2E">
            <w:pPr>
              <w:pStyle w:val="TableContent"/>
              <w:rPr>
                <w:sz w:val="16"/>
                <w:szCs w:val="16"/>
              </w:rPr>
            </w:pPr>
            <w:r w:rsidRPr="00577ACA">
              <w:rPr>
                <w:sz w:val="16"/>
                <w:szCs w:val="16"/>
              </w:rPr>
              <w:t>3</w:t>
            </w:r>
          </w:p>
        </w:tc>
        <w:tc>
          <w:tcPr>
            <w:tcW w:w="1065" w:type="pct"/>
            <w:vAlign w:val="top"/>
          </w:tcPr>
          <w:p w:rsidR="00B9291F" w:rsidRPr="00577ACA" w:rsidRDefault="00B9291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>
              <w:rPr>
                <w:rFonts w:hint="cs"/>
                <w:sz w:val="16"/>
                <w:szCs w:val="16"/>
                <w:cs/>
              </w:rPr>
              <w:t>นามสกุลลูกค้า</w:t>
            </w:r>
          </w:p>
        </w:tc>
        <w:tc>
          <w:tcPr>
            <w:tcW w:w="1851" w:type="pct"/>
            <w:vAlign w:val="top"/>
          </w:tcPr>
          <w:p w:rsidR="00B9291F" w:rsidRPr="00577ACA" w:rsidRDefault="00B9291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PrimaryLastName</w:t>
            </w:r>
          </w:p>
        </w:tc>
        <w:tc>
          <w:tcPr>
            <w:tcW w:w="1867" w:type="pct"/>
            <w:vAlign w:val="top"/>
          </w:tcPr>
          <w:p w:rsidR="00B9291F" w:rsidRPr="00577ACA" w:rsidRDefault="00B9291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:rsidR="00B9291F" w:rsidRDefault="00B9291F" w:rsidP="00C74A87"/>
    <w:p w:rsidR="00682299" w:rsidRPr="00F724D7" w:rsidRDefault="00682299" w:rsidP="00682299">
      <w:pPr>
        <w:pStyle w:val="Heading3"/>
      </w:pPr>
      <w:r>
        <w:t>1.</w:t>
      </w:r>
      <w:r w:rsidR="002D4361">
        <w:t>7</w:t>
      </w:r>
      <w:r>
        <w:t xml:space="preserve">.3 </w:t>
      </w:r>
      <w:r w:rsidRPr="00F724D7">
        <w:t>Screen Actions</w:t>
      </w:r>
    </w:p>
    <w:p w:rsidR="00682299" w:rsidRDefault="00682299" w:rsidP="00682299">
      <w:pPr>
        <w:pStyle w:val="Heading4"/>
      </w:pPr>
      <w:r>
        <w:t xml:space="preserve">Action: </w:t>
      </w:r>
      <w:r>
        <w:rPr>
          <w:rFonts w:hint="cs"/>
          <w:cs/>
        </w:rPr>
        <w:t>โหลดหน้าจอ</w:t>
      </w:r>
    </w:p>
    <w:p w:rsidR="00682299" w:rsidRPr="00321A1A" w:rsidRDefault="00682299" w:rsidP="00682299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คำอธิบาย</w:t>
      </w:r>
      <w:r>
        <w:rPr>
          <w:lang w:val="en-GB"/>
        </w:rPr>
        <w:t xml:space="preserve">: </w:t>
      </w:r>
      <w:r w:rsidR="00EB6D3A">
        <w:rPr>
          <w:rFonts w:hint="cs"/>
          <w:cs/>
        </w:rPr>
        <w:t>แสดงหน้าจอสำหรับให้ผู้ใช้เพิ่มรายชื่อลูกค้าใหม่</w:t>
      </w:r>
    </w:p>
    <w:p w:rsidR="00682299" w:rsidRDefault="00682299" w:rsidP="00682299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ขั้นตอนการทำงาน</w:t>
      </w:r>
    </w:p>
    <w:p w:rsidR="00682299" w:rsidRPr="00AD281F" w:rsidRDefault="00682299" w:rsidP="00682299">
      <w:pPr>
        <w:pStyle w:val="ListParagraph"/>
        <w:numPr>
          <w:ilvl w:val="1"/>
          <w:numId w:val="6"/>
        </w:numPr>
      </w:pPr>
      <w:r>
        <w:rPr>
          <w:rFonts w:hint="cs"/>
          <w:cs/>
        </w:rPr>
        <w:t>เมื่อผู้ใช้ระบบคลิกที่</w:t>
      </w:r>
      <w:r w:rsidR="00EB6D3A">
        <w:rPr>
          <w:rFonts w:hint="cs"/>
          <w:cs/>
        </w:rPr>
        <w:t xml:space="preserve">ปุ่ม </w:t>
      </w:r>
      <w:r w:rsidR="00EB6D3A">
        <w:t xml:space="preserve">New Customer </w:t>
      </w:r>
      <w:r w:rsidR="00EB6D3A">
        <w:rPr>
          <w:rFonts w:hint="cs"/>
          <w:cs/>
        </w:rPr>
        <w:t xml:space="preserve">ในหน้าจอ </w:t>
      </w:r>
      <w:r w:rsidR="00EB6D3A">
        <w:t>Search Customer</w:t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ตามรายละเอียดต่อไปนี้</w:t>
      </w:r>
    </w:p>
    <w:p w:rsidR="00682299" w:rsidRDefault="00682299" w:rsidP="00EB6D3A">
      <w:pPr>
        <w:pStyle w:val="ListParagraph"/>
        <w:numPr>
          <w:ilvl w:val="2"/>
          <w:numId w:val="6"/>
        </w:numPr>
      </w:pPr>
      <w:r>
        <w:t>Target URL:</w:t>
      </w:r>
      <w:r>
        <w:rPr>
          <w:rFonts w:hint="cs"/>
          <w:cs/>
        </w:rPr>
        <w:t xml:space="preserve"> </w:t>
      </w:r>
      <w:r>
        <w:t>~/</w:t>
      </w:r>
      <w:r>
        <w:rPr>
          <w:lang w:val="en-GB"/>
        </w:rPr>
        <w:t>CustomerController</w:t>
      </w:r>
      <w:r>
        <w:t>/</w:t>
      </w:r>
      <w:r w:rsidR="00EB6D3A" w:rsidRPr="00EB6D3A">
        <w:t>InitEditCustomer</w:t>
      </w:r>
    </w:p>
    <w:p w:rsidR="00EB6D3A" w:rsidRDefault="00EB6D3A" w:rsidP="00EB6D3A">
      <w:pPr>
        <w:pStyle w:val="Heading4"/>
      </w:pPr>
      <w:r>
        <w:t xml:space="preserve">Action: </w:t>
      </w:r>
      <w:r>
        <w:rPr>
          <w:rFonts w:hint="cs"/>
          <w:cs/>
        </w:rPr>
        <w:t xml:space="preserve">เมื่อกรอก </w:t>
      </w:r>
      <w:r>
        <w:t>Subscription ID</w:t>
      </w:r>
    </w:p>
    <w:p w:rsidR="00EB6D3A" w:rsidRDefault="00EB6D3A" w:rsidP="00C0155F">
      <w:pPr>
        <w:pStyle w:val="ListParagraph"/>
        <w:numPr>
          <w:ilvl w:val="0"/>
          <w:numId w:val="268"/>
        </w:numPr>
      </w:pPr>
      <w:r>
        <w:rPr>
          <w:rFonts w:hint="cs"/>
          <w:cs/>
        </w:rPr>
        <w:t>ขั้นตอนการทำงาน</w:t>
      </w:r>
    </w:p>
    <w:p w:rsidR="00492B20" w:rsidRDefault="00492B20" w:rsidP="00C0155F">
      <w:pPr>
        <w:pStyle w:val="ListParagraph"/>
        <w:numPr>
          <w:ilvl w:val="1"/>
          <w:numId w:val="268"/>
        </w:numPr>
      </w:pPr>
      <w:r>
        <w:rPr>
          <w:rFonts w:hint="cs"/>
          <w:cs/>
        </w:rPr>
        <w:t>ตรวจสอบข้อมูล</w:t>
      </w:r>
      <w:r w:rsidR="00FD79F3">
        <w:rPr>
          <w:rFonts w:hint="cs"/>
          <w:cs/>
        </w:rPr>
        <w:t>ลูกค้า</w:t>
      </w:r>
      <w:r>
        <w:rPr>
          <w:rFonts w:hint="cs"/>
          <w:cs/>
        </w:rPr>
        <w:t xml:space="preserve">จาก </w:t>
      </w:r>
      <w:r>
        <w:t xml:space="preserve">Webservice </w:t>
      </w:r>
      <w:r>
        <w:rPr>
          <w:rFonts w:eastAsiaTheme="minorHAnsi"/>
          <w:color w:val="FF0000"/>
          <w:sz w:val="18"/>
          <w:szCs w:val="18"/>
        </w:rPr>
        <w:t>InquiryCustomerByInformation</w:t>
      </w:r>
      <w:r>
        <w:t xml:space="preserve"> </w:t>
      </w:r>
      <w:r>
        <w:rPr>
          <w:rFonts w:hint="cs"/>
          <w:cs/>
        </w:rPr>
        <w:t xml:space="preserve">โดยส่ง </w:t>
      </w:r>
      <w:r>
        <w:t xml:space="preserve">Parameter IDNumber </w:t>
      </w:r>
      <w:r>
        <w:rPr>
          <w:rFonts w:hint="cs"/>
          <w:cs/>
        </w:rPr>
        <w:t>เพื่อค้นหาข้อมูลลูกค้า</w:t>
      </w:r>
    </w:p>
    <w:p w:rsidR="00492B20" w:rsidRDefault="00492B20" w:rsidP="00C0155F">
      <w:pPr>
        <w:pStyle w:val="ListParagraph"/>
        <w:numPr>
          <w:ilvl w:val="1"/>
          <w:numId w:val="268"/>
        </w:numPr>
      </w:pPr>
      <w:r>
        <w:rPr>
          <w:rFonts w:hint="cs"/>
          <w:cs/>
        </w:rPr>
        <w:t xml:space="preserve">ในกรณีที่พบข้อมูลลูกค้า ให้แสดงหน้าจอ </w:t>
      </w:r>
      <w:r>
        <w:t>Dialog</w:t>
      </w:r>
      <w:r w:rsidR="00B9291F">
        <w:t xml:space="preserve"> Customer List</w:t>
      </w:r>
      <w:r>
        <w:t xml:space="preserve"> </w:t>
      </w:r>
      <w:r>
        <w:rPr>
          <w:rFonts w:hint="cs"/>
          <w:cs/>
        </w:rPr>
        <w:t>สำหรับแสดงรายชื่อลูกค้า</w:t>
      </w:r>
    </w:p>
    <w:p w:rsidR="00492B20" w:rsidRDefault="00492B20" w:rsidP="00C0155F"/>
    <w:p w:rsidR="00B9291F" w:rsidRDefault="00B9291F" w:rsidP="00B9291F">
      <w:pPr>
        <w:pStyle w:val="Heading4"/>
      </w:pPr>
      <w:r>
        <w:t xml:space="preserve">Action: </w:t>
      </w:r>
      <w:r>
        <w:rPr>
          <w:rFonts w:hint="cs"/>
          <w:cs/>
        </w:rPr>
        <w:t xml:space="preserve">เมื่อกรอก ชื่อลูกค้า, นามสกุลลูกค้า, </w:t>
      </w:r>
      <w:r>
        <w:t>First Name, Last Name</w:t>
      </w:r>
    </w:p>
    <w:p w:rsidR="00B9291F" w:rsidRDefault="00B9291F" w:rsidP="00C0155F">
      <w:pPr>
        <w:pStyle w:val="ListParagraph"/>
        <w:numPr>
          <w:ilvl w:val="0"/>
          <w:numId w:val="270"/>
        </w:numPr>
      </w:pPr>
      <w:r>
        <w:rPr>
          <w:rFonts w:hint="cs"/>
          <w:cs/>
        </w:rPr>
        <w:t>ขั้นตอนการทำงาน</w:t>
      </w:r>
    </w:p>
    <w:p w:rsidR="00B9291F" w:rsidRDefault="00FD79F3" w:rsidP="00C0155F">
      <w:pPr>
        <w:pStyle w:val="ListParagraph"/>
        <w:numPr>
          <w:ilvl w:val="1"/>
          <w:numId w:val="270"/>
        </w:numPr>
      </w:pPr>
      <w:r>
        <w:rPr>
          <w:rFonts w:hint="cs"/>
          <w:cs/>
        </w:rPr>
        <w:t xml:space="preserve">ตรวจสอบข้อมูลลูกค้าจาก </w:t>
      </w:r>
      <w:r>
        <w:t xml:space="preserve">Webservice </w:t>
      </w:r>
      <w:r>
        <w:rPr>
          <w:rFonts w:eastAsiaTheme="minorHAnsi"/>
          <w:color w:val="FF0000"/>
          <w:sz w:val="18"/>
          <w:szCs w:val="18"/>
        </w:rPr>
        <w:t>InquiryCustomerByInformation</w:t>
      </w:r>
      <w:r>
        <w:t xml:space="preserve"> </w:t>
      </w:r>
      <w:r>
        <w:rPr>
          <w:rFonts w:hint="cs"/>
          <w:cs/>
        </w:rPr>
        <w:t xml:space="preserve">โดยส่ง </w:t>
      </w:r>
      <w:r>
        <w:t>Parameter FirstName, LastName</w:t>
      </w:r>
      <w:r>
        <w:rPr>
          <w:rFonts w:hint="cs"/>
          <w:cs/>
        </w:rPr>
        <w:t xml:space="preserve"> เพื่อค้นหาข้อมูลลูกค้า</w:t>
      </w:r>
      <w:r>
        <w:t xml:space="preserve"> </w:t>
      </w:r>
    </w:p>
    <w:p w:rsidR="00FD79F3" w:rsidRPr="00732BC4" w:rsidRDefault="00FD79F3" w:rsidP="00C0155F">
      <w:pPr>
        <w:pStyle w:val="ListParagraph"/>
        <w:numPr>
          <w:ilvl w:val="1"/>
          <w:numId w:val="270"/>
        </w:numPr>
      </w:pPr>
      <w:r>
        <w:rPr>
          <w:rFonts w:hint="cs"/>
          <w:cs/>
        </w:rPr>
        <w:t xml:space="preserve">ในกรณีที่พบข้อมูลลูกค้า ให้แสดงหน้าจอ </w:t>
      </w:r>
      <w:r>
        <w:t xml:space="preserve">Dialog Customer List </w:t>
      </w:r>
      <w:r>
        <w:rPr>
          <w:rFonts w:hint="cs"/>
          <w:cs/>
        </w:rPr>
        <w:t>สำหรับแสดงรายชื่อลูกค้า</w:t>
      </w:r>
    </w:p>
    <w:p w:rsidR="00682299" w:rsidRDefault="00682299" w:rsidP="00C74A87"/>
    <w:p w:rsidR="00FD79F3" w:rsidRDefault="00FD79F3">
      <w:pPr>
        <w:rPr>
          <w:color w:val="0000CC"/>
          <w:u w:val="single"/>
        </w:rPr>
      </w:pPr>
      <w:r>
        <w:br w:type="page"/>
      </w:r>
    </w:p>
    <w:p w:rsidR="00FD79F3" w:rsidRDefault="00FD79F3" w:rsidP="00FD79F3">
      <w:pPr>
        <w:pStyle w:val="Heading4"/>
      </w:pPr>
      <w:r>
        <w:lastRenderedPageBreak/>
        <w:t>Action: Create SR</w:t>
      </w:r>
    </w:p>
    <w:p w:rsidR="00FD79F3" w:rsidRDefault="00FD79F3" w:rsidP="00C0155F">
      <w:pPr>
        <w:pStyle w:val="ListParagraph"/>
        <w:numPr>
          <w:ilvl w:val="0"/>
          <w:numId w:val="271"/>
        </w:numPr>
      </w:pPr>
      <w:r>
        <w:rPr>
          <w:rFonts w:hint="cs"/>
          <w:cs/>
        </w:rPr>
        <w:t>ระบบทำงานดังนี้</w:t>
      </w:r>
    </w:p>
    <w:p w:rsidR="00FD79F3" w:rsidRDefault="00FD79F3" w:rsidP="00FD79F3">
      <w:pPr>
        <w:pStyle w:val="ListParagraph"/>
        <w:numPr>
          <w:ilvl w:val="1"/>
          <w:numId w:val="271"/>
        </w:numPr>
      </w:pPr>
      <w:r>
        <w:t>Target URL : ~</w:t>
      </w:r>
      <w:r>
        <w:rPr>
          <w:rFonts w:hint="cs"/>
          <w:cs/>
        </w:rPr>
        <w:t>/</w:t>
      </w:r>
      <w:r>
        <w:t>ServiceRequest/Create</w:t>
      </w:r>
    </w:p>
    <w:p w:rsidR="00FD79F3" w:rsidRDefault="00FD79F3" w:rsidP="00FD79F3">
      <w:pPr>
        <w:pStyle w:val="ListParagraph"/>
        <w:numPr>
          <w:ilvl w:val="1"/>
          <w:numId w:val="271"/>
        </w:numPr>
      </w:pPr>
      <w:r>
        <w:t>Parameters: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CustomerNumber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IDNumber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BirthDate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Title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PrimaryName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PrimaryLastName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AlternateTitle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AlternateFirstName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AlternateLastName</w:t>
      </w:r>
    </w:p>
    <w:p w:rsidR="00FD79F3" w:rsidRDefault="00FD79F3" w:rsidP="00FD79F3">
      <w:pPr>
        <w:pStyle w:val="ListParagraph"/>
        <w:numPr>
          <w:ilvl w:val="2"/>
          <w:numId w:val="271"/>
        </w:numPr>
      </w:pPr>
      <w:r>
        <w:t>OfficerCode</w:t>
      </w:r>
    </w:p>
    <w:p w:rsidR="00FD79F3" w:rsidRPr="00C74A87" w:rsidRDefault="00FD79F3" w:rsidP="00FD79F3">
      <w:pPr>
        <w:pStyle w:val="ListParagraph"/>
        <w:numPr>
          <w:ilvl w:val="1"/>
          <w:numId w:val="271"/>
        </w:numPr>
        <w:rPr>
          <w:cs/>
        </w:r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 xml:space="preserve">หน้าจอ </w:t>
      </w:r>
      <w:r>
        <w:t xml:space="preserve">SR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ตาม </w:t>
      </w:r>
      <w:r>
        <w:t xml:space="preserve">Parameter </w:t>
      </w:r>
      <w:r>
        <w:rPr>
          <w:rFonts w:hint="cs"/>
          <w:cs/>
        </w:rPr>
        <w:t>ที่ส่งไป</w:t>
      </w:r>
    </w:p>
    <w:p w:rsidR="00FD79F3" w:rsidRDefault="00FD79F3" w:rsidP="00C0155F"/>
    <w:p w:rsidR="00FD79F3" w:rsidRPr="00732BC4" w:rsidRDefault="00FD79F3">
      <w:pPr>
        <w:pStyle w:val="Heading4"/>
      </w:pPr>
      <w:r>
        <w:t>Action: View Customer</w:t>
      </w:r>
    </w:p>
    <w:p w:rsidR="00FD79F3" w:rsidRDefault="00FD79F3" w:rsidP="00C0155F">
      <w:pPr>
        <w:pStyle w:val="ListParagraph"/>
        <w:numPr>
          <w:ilvl w:val="0"/>
          <w:numId w:val="272"/>
        </w:numPr>
      </w:pPr>
      <w:r>
        <w:rPr>
          <w:rFonts w:hint="cs"/>
          <w:cs/>
        </w:rPr>
        <w:t>ระบบทำงานดังนี้</w:t>
      </w:r>
    </w:p>
    <w:p w:rsidR="00FD79F3" w:rsidRDefault="00FD79F3" w:rsidP="00C0155F">
      <w:pPr>
        <w:pStyle w:val="ListParagraph"/>
        <w:numPr>
          <w:ilvl w:val="1"/>
          <w:numId w:val="272"/>
        </w:numPr>
      </w:pPr>
      <w:r>
        <w:t>Target URL : ~</w:t>
      </w:r>
      <w:r>
        <w:rPr>
          <w:rFonts w:hint="cs"/>
          <w:cs/>
        </w:rPr>
        <w:t>/</w:t>
      </w:r>
      <w:r w:rsidRPr="00757CC0">
        <w:t>Customer/InitCustomerNote</w:t>
      </w:r>
    </w:p>
    <w:p w:rsidR="00FD79F3" w:rsidRDefault="00FD79F3" w:rsidP="00C0155F">
      <w:pPr>
        <w:pStyle w:val="ListParagraph"/>
        <w:numPr>
          <w:ilvl w:val="1"/>
          <w:numId w:val="272"/>
        </w:numPr>
      </w:pPr>
      <w:r>
        <w:t>Parameters :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CustomerNumber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IDNumber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BirthDate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Title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PrimaryName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PrimaryLastName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AlternateTitle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AlternateFirstName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AlternateLastName</w:t>
      </w:r>
    </w:p>
    <w:p w:rsidR="00FD79F3" w:rsidRDefault="00FD79F3" w:rsidP="00FD79F3">
      <w:pPr>
        <w:pStyle w:val="ListParagraph"/>
        <w:numPr>
          <w:ilvl w:val="2"/>
          <w:numId w:val="272"/>
        </w:numPr>
      </w:pPr>
      <w:r>
        <w:t>OfficerCode</w:t>
      </w:r>
    </w:p>
    <w:p w:rsidR="00FD79F3" w:rsidRDefault="00FD79F3" w:rsidP="00C0155F">
      <w:pPr>
        <w:pStyle w:val="ListParagraph"/>
        <w:numPr>
          <w:ilvl w:val="1"/>
          <w:numId w:val="272"/>
        </w:numPr>
      </w:pPr>
      <w:r>
        <w:rPr>
          <w:rFonts w:hint="cs"/>
          <w:cs/>
        </w:rPr>
        <w:t xml:space="preserve">ระบบ </w:t>
      </w:r>
      <w:r>
        <w:t xml:space="preserve">new tab </w:t>
      </w:r>
      <w:r>
        <w:rPr>
          <w:rFonts w:hint="cs"/>
          <w:cs/>
        </w:rPr>
        <w:t>หน้าจอ</w:t>
      </w:r>
      <w:r>
        <w:t xml:space="preserve"> View Customer </w:t>
      </w:r>
      <w:r>
        <w:rPr>
          <w:rFonts w:hint="cs"/>
          <w:cs/>
        </w:rPr>
        <w:t xml:space="preserve">พร้อมแสดงข้อมูล </w:t>
      </w:r>
      <w:r>
        <w:t xml:space="preserve">Customer </w:t>
      </w:r>
      <w:r>
        <w:rPr>
          <w:rFonts w:hint="cs"/>
          <w:cs/>
        </w:rPr>
        <w:t xml:space="preserve">ตาม </w:t>
      </w:r>
      <w:r>
        <w:t>Parameter</w:t>
      </w:r>
    </w:p>
    <w:p w:rsidR="00FD79F3" w:rsidRDefault="00FD79F3" w:rsidP="00732BC4"/>
    <w:p w:rsidR="0053753B" w:rsidRDefault="0053753B">
      <w:r>
        <w:br w:type="page"/>
      </w:r>
    </w:p>
    <w:p w:rsidR="0053753B" w:rsidRPr="00E12BC9" w:rsidRDefault="0053753B" w:rsidP="0053753B">
      <w:pPr>
        <w:pStyle w:val="Heading1"/>
      </w:pPr>
      <w:bookmarkStart w:id="174" w:name="_Toc494983110"/>
      <w:r>
        <w:lastRenderedPageBreak/>
        <w:t xml:space="preserve">2. </w:t>
      </w:r>
      <w:r w:rsidRPr="00E12BC9">
        <w:t>Screen -</w:t>
      </w:r>
      <w:r>
        <w:t xml:space="preserve"> SR</w:t>
      </w:r>
      <w:bookmarkEnd w:id="174"/>
    </w:p>
    <w:p w:rsidR="0053753B" w:rsidRPr="00060785" w:rsidRDefault="00372BB4" w:rsidP="0053753B">
      <w:pPr>
        <w:pStyle w:val="Heading2"/>
      </w:pPr>
      <w:bookmarkStart w:id="175" w:name="_Toc494983111"/>
      <w:r>
        <w:t>2</w:t>
      </w:r>
      <w:r w:rsidR="0053753B">
        <w:t>.1 Search SR</w:t>
      </w:r>
      <w:bookmarkEnd w:id="175"/>
    </w:p>
    <w:p w:rsidR="0053753B" w:rsidRPr="00B0237A" w:rsidRDefault="00372BB4" w:rsidP="0053753B">
      <w:pPr>
        <w:pStyle w:val="Heading3"/>
      </w:pPr>
      <w:r>
        <w:t>2</w:t>
      </w:r>
      <w:r w:rsidR="0053753B">
        <w:t xml:space="preserve">.1.1 </w:t>
      </w:r>
      <w:r w:rsidR="0053753B" w:rsidRPr="005B6CF6">
        <w:t>Flow of Screens</w:t>
      </w:r>
    </w:p>
    <w:p w:rsidR="0053753B" w:rsidRDefault="00DA6DBC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589F842C" wp14:editId="7A9E8464">
            <wp:extent cx="5943600" cy="274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BC" w:rsidRDefault="00DA6DBC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0D5AE374" wp14:editId="72D49382">
            <wp:extent cx="5943600" cy="95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B4" w:rsidRDefault="00372BB4" w:rsidP="00732BC4"/>
    <w:p w:rsidR="00372BB4" w:rsidRPr="00060785" w:rsidRDefault="00372BB4" w:rsidP="00372BB4">
      <w:pPr>
        <w:pStyle w:val="Heading3"/>
      </w:pPr>
      <w:r>
        <w:t xml:space="preserve">2.1.2 </w:t>
      </w:r>
      <w:r w:rsidRPr="00060785">
        <w:t>Screen Design</w:t>
      </w:r>
    </w:p>
    <w:p w:rsidR="00372BB4" w:rsidRDefault="00372BB4" w:rsidP="00372BB4">
      <w:pPr>
        <w:pStyle w:val="Heading4"/>
      </w:pPr>
      <w:r>
        <w:t xml:space="preserve">Search </w:t>
      </w:r>
      <w:r w:rsidR="00DB6918">
        <w:t>S</w:t>
      </w:r>
      <w:r w:rsidR="00DB3ACE">
        <w:t xml:space="preserve">ervice </w:t>
      </w:r>
      <w:r w:rsidR="00DB6918">
        <w:t>R</w:t>
      </w:r>
      <w:r w:rsidR="00DB3ACE">
        <w:t>equest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28"/>
        <w:gridCol w:w="2200"/>
        <w:gridCol w:w="3023"/>
        <w:gridCol w:w="3925"/>
      </w:tblGrid>
      <w:tr w:rsidR="00372BB4" w:rsidTr="00B7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BB4" w:rsidRDefault="00372BB4" w:rsidP="00B75A2E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BB4" w:rsidRDefault="00372BB4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BB4" w:rsidRDefault="00372BB4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BB4" w:rsidRDefault="00372BB4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372BB4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72BB4" w:rsidRPr="00C0155F" w:rsidRDefault="00372BB4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72BB4" w:rsidRPr="00C0155F" w:rsidRDefault="00372BB4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eastAsia"/>
                <w:sz w:val="16"/>
                <w:szCs w:val="16"/>
                <w:cs/>
              </w:rPr>
              <w:t>ชื่อลูกค้า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72BB4" w:rsidRPr="00C0155F" w:rsidRDefault="008C0DA9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C0DA9">
              <w:rPr>
                <w:sz w:val="16"/>
                <w:szCs w:val="16"/>
              </w:rPr>
              <w:t>TB_T_SR</w:t>
            </w:r>
            <w:r>
              <w:rPr>
                <w:sz w:val="16"/>
                <w:szCs w:val="16"/>
              </w:rPr>
              <w:t>_CUSTOMER</w:t>
            </w:r>
            <w:r w:rsidRPr="008C0DA9">
              <w:rPr>
                <w:sz w:val="16"/>
                <w:szCs w:val="16"/>
              </w:rPr>
              <w:t>.</w:t>
            </w:r>
            <w:r w:rsidRPr="00C0155F">
              <w:rPr>
                <w:sz w:val="16"/>
                <w:szCs w:val="16"/>
              </w:rPr>
              <w:t>FI</w:t>
            </w:r>
            <w:r>
              <w:rPr>
                <w:sz w:val="16"/>
                <w:szCs w:val="16"/>
              </w:rPr>
              <w:t xml:space="preserve">RST_NAME_TH or </w:t>
            </w:r>
            <w:r w:rsidRPr="008C6BF1">
              <w:rPr>
                <w:sz w:val="16"/>
                <w:szCs w:val="16"/>
              </w:rPr>
              <w:t>TB_T_SR</w:t>
            </w:r>
            <w:r>
              <w:rPr>
                <w:sz w:val="16"/>
                <w:szCs w:val="16"/>
              </w:rPr>
              <w:t>_CUSTOMER.FIRST_NAME_EN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72BB4" w:rsidRPr="00C0155F" w:rsidRDefault="00372BB4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6918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นามสกุลลูกค้า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8C0DA9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TB_T_SR</w:t>
            </w:r>
            <w:r>
              <w:rPr>
                <w:sz w:val="16"/>
                <w:szCs w:val="16"/>
              </w:rPr>
              <w:t xml:space="preserve">_CUSTOMER.LAST_NAME_TH or </w:t>
            </w:r>
            <w:r w:rsidRPr="008C6BF1">
              <w:rPr>
                <w:sz w:val="16"/>
                <w:szCs w:val="16"/>
              </w:rPr>
              <w:t>TB_T_SR</w:t>
            </w:r>
            <w:r>
              <w:rPr>
                <w:sz w:val="16"/>
                <w:szCs w:val="16"/>
              </w:rPr>
              <w:t>_CUSTOMER.LAST_NAME_EN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6918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</w:rPr>
              <w:t>Subscription ID (</w:t>
            </w:r>
            <w:r w:rsidRPr="00C0155F">
              <w:rPr>
                <w:rFonts w:hint="cs"/>
                <w:sz w:val="16"/>
                <w:szCs w:val="16"/>
                <w:cs/>
              </w:rPr>
              <w:t>ลูกค้า</w:t>
            </w:r>
            <w:r w:rsidRPr="00C0155F">
              <w:rPr>
                <w:sz w:val="16"/>
                <w:szCs w:val="16"/>
                <w:cs/>
              </w:rPr>
              <w:t>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8C0DA9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TB_T_SR</w:t>
            </w:r>
            <w:r>
              <w:rPr>
                <w:sz w:val="16"/>
                <w:szCs w:val="16"/>
              </w:rPr>
              <w:t>_CUSTOMER.CARD_NO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6918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SR ID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8C0DA9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TB_T_SR.SR_NO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6918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เลขที่บัญชี</w:t>
            </w:r>
            <w:r w:rsidRPr="00C0155F">
              <w:rPr>
                <w:sz w:val="16"/>
                <w:szCs w:val="16"/>
                <w:cs/>
              </w:rPr>
              <w:t>/สัญญา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8C0DA9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 w:rsidRPr="008C0DA9">
              <w:rPr>
                <w:sz w:val="16"/>
                <w:szCs w:val="16"/>
              </w:rPr>
              <w:t>CONTACT_ACCOUNT_NO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6918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เบอร์โทรศัพท์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8C0DA9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TB_M_PHONE.PHONE_NO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6918" w:rsidRPr="00C0155F" w:rsidRDefault="00DB6918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021691" w:rsidRPr="00021691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Owner Branch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021691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TB_T_SR</w:t>
            </w:r>
            <w:r w:rsidRPr="00C0155F">
              <w:rPr>
                <w:color w:val="000000" w:themeColor="text1"/>
                <w:sz w:val="16"/>
                <w:szCs w:val="16"/>
              </w:rPr>
              <w:t>.OWNER_BRANCH_ID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21691" w:rsidRPr="00C0155F" w:rsidRDefault="00021691" w:rsidP="0002169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Referenct to TB_R_BRANCH.BRANCH_ID</w:t>
            </w:r>
          </w:p>
          <w:p w:rsidR="00021691" w:rsidRPr="00C0155F" w:rsidRDefault="00021691" w:rsidP="0002169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C0155F">
              <w:rPr>
                <w:color w:val="000000" w:themeColor="text1"/>
                <w:sz w:val="16"/>
                <w:szCs w:val="16"/>
              </w:rPr>
              <w:t>TB_R_BRANCH.</w:t>
            </w:r>
            <w:r w:rsidRPr="00C0155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BRANCH_NAME</w:t>
            </w:r>
          </w:p>
          <w:p w:rsidR="00DB3ACE" w:rsidRPr="00C0155F" w:rsidRDefault="00021691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rFonts w:hint="cs"/>
                <w:color w:val="000000" w:themeColor="text1"/>
                <w:sz w:val="16"/>
                <w:szCs w:val="16"/>
                <w:cs/>
              </w:rPr>
              <w:lastRenderedPageBreak/>
              <w:t>เป็น</w:t>
            </w:r>
            <w:r w:rsidRPr="00C0155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C0155F">
              <w:rPr>
                <w:color w:val="000000" w:themeColor="text1"/>
                <w:sz w:val="16"/>
                <w:szCs w:val="16"/>
              </w:rPr>
              <w:t>AutoComplete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 w:rsidRPr="00C0155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C0155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C0155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C0155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  <w:tr w:rsidR="005E267F" w:rsidRPr="005E267F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lastRenderedPageBreak/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Owner SR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021691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TB_T_SR.OWNER_USER_ID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Default="005E267F" w:rsidP="0002169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cs"/>
                <w:color w:val="000000" w:themeColor="text1"/>
                <w:sz w:val="16"/>
                <w:szCs w:val="16"/>
                <w:cs/>
              </w:rPr>
              <w:t xml:space="preserve">ให้เลือกได้เมื่อเลือก </w:t>
            </w:r>
            <w:r>
              <w:rPr>
                <w:color w:val="000000" w:themeColor="text1"/>
                <w:sz w:val="16"/>
                <w:szCs w:val="16"/>
              </w:rPr>
              <w:t>Owner Branch</w:t>
            </w:r>
          </w:p>
          <w:p w:rsidR="00021691" w:rsidRPr="005E267F" w:rsidRDefault="00021691" w:rsidP="0002169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Referenct to TB_R_USER.USER_ID</w:t>
            </w:r>
          </w:p>
          <w:p w:rsidR="00021691" w:rsidRPr="005E267F" w:rsidRDefault="00021691" w:rsidP="0002169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TB_R_USER.POSITION_CODE + ‘-’ + TB_R_USER.FIRST_NAME + ‘ ‘ + TB_R_USER.LAST_NAME</w:t>
            </w:r>
          </w:p>
          <w:p w:rsidR="00DB3ACE" w:rsidRPr="00C0155F" w:rsidRDefault="005E267F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cs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เป็น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AutoComplete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  <w:tr w:rsidR="005E267F" w:rsidRPr="005E267F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Delegate Branch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TB_T_SR</w:t>
            </w:r>
            <w:r w:rsidRPr="005E267F">
              <w:rPr>
                <w:color w:val="000000" w:themeColor="text1"/>
                <w:sz w:val="16"/>
                <w:szCs w:val="16"/>
              </w:rPr>
              <w:t>.DELEGATE_BRANCH_ID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Referenct to TB_R_BRANCH.BRANCH_ID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TB_R_BRANCH.</w:t>
            </w:r>
            <w:r w:rsidRPr="005E267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BRANCH_NAME</w:t>
            </w:r>
          </w:p>
          <w:p w:rsidR="00DB3ACE" w:rsidRPr="00C0155F" w:rsidRDefault="005E267F" w:rsidP="005E267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cs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เป็น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AutoComplete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  <w:tr w:rsidR="005E267F" w:rsidRPr="005E267F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Delegate SR</w:t>
            </w:r>
            <w:r w:rsidR="005E267F" w:rsidRPr="00C0155F">
              <w:rPr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TB_T_SR.DELEGATE_USER_ID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ให้เลือกได้เมื่อเลือก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Delegate Branch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Referenct to TB_R_USER.USER_ID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TB_R_USER.POSITION_CODE + ‘-’ + TB_R_USER.FIRST_NAME + ‘ ‘ + TB_R_USER.LAST_NAME</w:t>
            </w:r>
          </w:p>
          <w:p w:rsidR="00DB3ACE" w:rsidRPr="00C0155F" w:rsidRDefault="005E267F" w:rsidP="005E267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cs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เป็น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AutoComplete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  <w:tr w:rsidR="005E267F" w:rsidRPr="005E267F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Creator Branch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02169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TB_</w:t>
            </w:r>
            <w:r w:rsidR="005E267F" w:rsidRPr="00C0155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T_SR</w:t>
            </w:r>
            <w:r w:rsidRPr="00C0155F">
              <w:rPr>
                <w:color w:val="000000" w:themeColor="text1"/>
                <w:sz w:val="16"/>
                <w:szCs w:val="16"/>
              </w:rPr>
              <w:t>.</w:t>
            </w:r>
            <w:r w:rsidR="005E267F" w:rsidRPr="00C0155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CREATE_BRANCH_ID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Referenct to TB_R_BRANCH.BRANCH_ID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TB_R_BRANCH.</w:t>
            </w:r>
            <w:r w:rsidRPr="005E267F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BRANCH_NAME</w:t>
            </w:r>
          </w:p>
          <w:p w:rsidR="00DB3ACE" w:rsidRPr="00C0155F" w:rsidRDefault="005E267F" w:rsidP="005E267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cs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เป็น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AutoComplete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  <w:tr w:rsidR="005E267F" w:rsidRPr="005E267F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Creator SR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C0155F">
              <w:rPr>
                <w:color w:val="000000" w:themeColor="text1"/>
                <w:sz w:val="16"/>
                <w:szCs w:val="16"/>
              </w:rPr>
              <w:t>TB_T_SR.</w:t>
            </w:r>
            <w:r w:rsidRPr="00C0155F">
              <w:rPr>
                <w:color w:val="000000" w:themeColor="text1"/>
              </w:rPr>
              <w:t xml:space="preserve"> </w:t>
            </w:r>
            <w:r w:rsidRPr="00C0155F">
              <w:rPr>
                <w:color w:val="000000" w:themeColor="text1"/>
                <w:sz w:val="16"/>
                <w:szCs w:val="16"/>
              </w:rPr>
              <w:t>CREATE_USER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ให้เลือกได้เมื่อเลือก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>Create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 Branch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color w:val="000000" w:themeColor="text1"/>
                <w:sz w:val="16"/>
                <w:szCs w:val="16"/>
              </w:rPr>
              <w:t>Referenct to TB_R_USER.USER_ID</w:t>
            </w:r>
          </w:p>
          <w:p w:rsidR="005E267F" w:rsidRP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ข้อมูลที่แสดงเกิดจาก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>TB_R_USER.POSITION_CODE + ‘-’ + TB_R_USER.FIRST_NAME + ‘ ‘ + TB_R_USER.LAST_NAME</w:t>
            </w:r>
          </w:p>
          <w:p w:rsidR="00DB3ACE" w:rsidRPr="00C0155F" w:rsidRDefault="005E267F" w:rsidP="005E267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cs/>
              </w:rPr>
            </w:pP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เป็น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AutoComplete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โดยดึงข้อมูลทีละ</w:t>
            </w:r>
            <w:r w:rsidRPr="005E267F">
              <w:rPr>
                <w:color w:val="000000" w:themeColor="text1"/>
                <w:sz w:val="16"/>
                <w:szCs w:val="16"/>
                <w:cs/>
              </w:rPr>
              <w:t xml:space="preserve"> </w:t>
            </w:r>
            <w:r w:rsidRPr="005E267F">
              <w:rPr>
                <w:color w:val="000000" w:themeColor="text1"/>
                <w:sz w:val="16"/>
                <w:szCs w:val="16"/>
              </w:rPr>
              <w:t xml:space="preserve">10 </w:t>
            </w:r>
            <w:r w:rsidRPr="005E267F">
              <w:rPr>
                <w:rFonts w:hint="cs"/>
                <w:color w:val="000000" w:themeColor="text1"/>
                <w:sz w:val="16"/>
                <w:szCs w:val="16"/>
                <w:cs/>
              </w:rPr>
              <w:t>รายการ</w:t>
            </w:r>
          </w:p>
        </w:tc>
      </w:tr>
    </w:tbl>
    <w:p w:rsidR="00372BB4" w:rsidRDefault="00372BB4" w:rsidP="00732BC4"/>
    <w:p w:rsidR="00DB3ACE" w:rsidRDefault="00DB3ACE" w:rsidP="00DB3ACE">
      <w:pPr>
        <w:pStyle w:val="Heading4"/>
      </w:pPr>
      <w:r>
        <w:t>Advance Search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DB3ACE" w:rsidTr="00B7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ACE" w:rsidRDefault="00DB3ACE" w:rsidP="00B75A2E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ACE" w:rsidRDefault="00DB3ACE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ACE" w:rsidRDefault="00DB3ACE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ACE" w:rsidRDefault="00DB3ACE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DB3ACE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B3ACE" w:rsidRPr="00C0155F" w:rsidRDefault="00DB3AC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วันที่สร้าง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SR from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B3ACE" w:rsidRPr="00C0155F" w:rsidRDefault="005E267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CREATE_DATE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DB3ACE" w:rsidRPr="00C0155F" w:rsidRDefault="00DB3ACE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3ACE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วันที่สร้าง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SR to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CREATE_DATE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3ACE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วันที่ปิด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SR from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CLOSE_DATE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DB3ACE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วันที่ปิด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SR to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CLOSE_DATE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5E267F">
              <w:rPr>
                <w:sz w:val="16"/>
                <w:szCs w:val="16"/>
              </w:rPr>
              <w:t>TB_R_CHANNEL</w:t>
            </w:r>
          </w:p>
        </w:tc>
      </w:tr>
      <w:tr w:rsidR="00DB3ACE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DB3ACE" w:rsidP="00732BC4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</w:rPr>
              <w:t>SR Chan</w:t>
            </w:r>
            <w:r w:rsidR="005B2871" w:rsidRPr="00C0155F">
              <w:rPr>
                <w:sz w:val="16"/>
                <w:szCs w:val="16"/>
              </w:rPr>
              <w:t>ne</w:t>
            </w:r>
            <w:r w:rsidRPr="00C0155F">
              <w:rPr>
                <w:sz w:val="16"/>
                <w:szCs w:val="16"/>
              </w:rPr>
              <w:t>l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B3ACE" w:rsidRPr="00C0155F" w:rsidRDefault="005E267F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CHANNEL_ID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Default="005E267F" w:rsidP="005E267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Reference to : </w:t>
            </w:r>
            <w:r w:rsidRPr="005E267F">
              <w:rPr>
                <w:sz w:val="16"/>
                <w:szCs w:val="16"/>
              </w:rPr>
              <w:t>TB_R_CHANNE</w:t>
            </w:r>
            <w:r>
              <w:rPr>
                <w:sz w:val="16"/>
                <w:szCs w:val="16"/>
              </w:rPr>
              <w:t xml:space="preserve">L.CHANNEL_ID </w:t>
            </w:r>
          </w:p>
          <w:p w:rsidR="00DB3ACE" w:rsidRPr="00C0155F" w:rsidRDefault="005E267F" w:rsidP="00C0155F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>
              <w:rPr>
                <w:sz w:val="16"/>
                <w:szCs w:val="16"/>
              </w:rPr>
              <w:t xml:space="preserve"> </w:t>
            </w:r>
            <w:r w:rsidRPr="005E267F">
              <w:rPr>
                <w:sz w:val="16"/>
                <w:szCs w:val="16"/>
              </w:rPr>
              <w:t>TB_R_CHANNE</w:t>
            </w:r>
            <w:r>
              <w:rPr>
                <w:sz w:val="16"/>
                <w:szCs w:val="16"/>
              </w:rPr>
              <w:t>L.CHANNEL_NAME</w:t>
            </w:r>
          </w:p>
        </w:tc>
      </w:tr>
      <w:tr w:rsidR="005B2871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6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Product Group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E267F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</w:t>
            </w:r>
            <w:r w:rsidR="00A31611" w:rsidRPr="00C0155F">
              <w:rPr>
                <w:sz w:val="16"/>
                <w:szCs w:val="16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PRODUCTGROUP_ID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Default="005E267F" w:rsidP="00A3161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Reference to : </w:t>
            </w:r>
            <w:r w:rsidRPr="005E267F">
              <w:rPr>
                <w:sz w:val="16"/>
                <w:szCs w:val="16"/>
              </w:rPr>
              <w:t>TB_R_PRODUCTGROUP</w:t>
            </w:r>
            <w:r>
              <w:rPr>
                <w:sz w:val="16"/>
                <w:szCs w:val="16"/>
              </w:rPr>
              <w:t>.PRODUCTGROUP_ID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10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>TB_R_PRODUCTGROUP. PRODUCTGROUP_NAME</w:t>
            </w:r>
          </w:p>
          <w:p w:rsidR="005B2871" w:rsidRPr="00C0155F" w:rsidRDefault="00A31611" w:rsidP="00A31611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7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Product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E267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</w:t>
            </w:r>
            <w:r w:rsidR="00A31611" w:rsidRPr="00C0155F">
              <w:rPr>
                <w:sz w:val="16"/>
                <w:szCs w:val="16"/>
              </w:rPr>
              <w:t>.</w:t>
            </w:r>
            <w:r w:rsidRPr="005E267F">
              <w:rPr>
                <w:sz w:val="16"/>
                <w:szCs w:val="16"/>
              </w:rPr>
              <w:t>PRODUCT_ID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E267F" w:rsidRDefault="005E267F" w:rsidP="00A31611">
            <w:pPr>
              <w:pStyle w:val="TableContent"/>
              <w:numPr>
                <w:ilvl w:val="0"/>
                <w:numId w:val="124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Reference to : TB_R_PRODUCT.PRODUCT_ID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24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 xml:space="preserve"> TB_R_PRODUCT.PRODUCT_NAME</w:t>
            </w:r>
          </w:p>
          <w:p w:rsidR="005B2871" w:rsidRPr="00C0155F" w:rsidRDefault="00A31611" w:rsidP="00A31611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lastRenderedPageBreak/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lastRenderedPageBreak/>
              <w:t>8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Campaign/Service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103E1D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TB_T_SR.</w:t>
            </w:r>
            <w:r w:rsidRPr="00103E1D">
              <w:rPr>
                <w:sz w:val="16"/>
                <w:szCs w:val="16"/>
              </w:rPr>
              <w:t>CAMPAIGNSERVICE_ID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03E1D" w:rsidRDefault="00103E1D" w:rsidP="00A31611">
            <w:pPr>
              <w:pStyle w:val="TableContent"/>
              <w:numPr>
                <w:ilvl w:val="0"/>
                <w:numId w:val="125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Referenct to : </w:t>
            </w:r>
            <w:r w:rsidRPr="00103E1D">
              <w:rPr>
                <w:sz w:val="16"/>
                <w:szCs w:val="16"/>
              </w:rPr>
              <w:t>TB_R_CAMPAIGNSERVICE</w:t>
            </w:r>
            <w:r>
              <w:rPr>
                <w:sz w:val="16"/>
                <w:szCs w:val="16"/>
              </w:rPr>
              <w:t>.CAMPAIGNSERVICE_ID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25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>TB_R_CAMPAIGNSERVICE. CAMPAIGNSERVICE_NAME</w:t>
            </w:r>
          </w:p>
          <w:p w:rsidR="005B2871" w:rsidRPr="00C0155F" w:rsidRDefault="00A31611" w:rsidP="00A31611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9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Type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103E1D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</w:t>
            </w:r>
            <w:r w:rsidR="00A31611" w:rsidRPr="00C0155F">
              <w:rPr>
                <w:sz w:val="16"/>
                <w:szCs w:val="16"/>
              </w:rPr>
              <w:t>.</w:t>
            </w:r>
            <w:r w:rsidRPr="00103E1D">
              <w:rPr>
                <w:sz w:val="16"/>
                <w:szCs w:val="16"/>
              </w:rPr>
              <w:t>TYPE_ID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03E1D" w:rsidRDefault="00103E1D" w:rsidP="00A31611">
            <w:pPr>
              <w:pStyle w:val="TableContent"/>
              <w:numPr>
                <w:ilvl w:val="0"/>
                <w:numId w:val="126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Reference No: TB_M_TYPE.TYPE_ID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26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>TB_M_TYPE.TYPE_NAME</w:t>
            </w:r>
          </w:p>
          <w:p w:rsidR="005B2871" w:rsidRPr="00C0155F" w:rsidRDefault="00A31611" w:rsidP="00A31611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10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Area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103E1D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</w:t>
            </w:r>
            <w:r w:rsidR="00A31611" w:rsidRPr="00C0155F">
              <w:rPr>
                <w:sz w:val="16"/>
                <w:szCs w:val="16"/>
              </w:rPr>
              <w:t>.</w:t>
            </w:r>
            <w:r w:rsidRPr="00103E1D">
              <w:rPr>
                <w:sz w:val="16"/>
                <w:szCs w:val="16"/>
              </w:rPr>
              <w:t>AREA_ID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03E1D" w:rsidRDefault="00103E1D" w:rsidP="00A31611">
            <w:pPr>
              <w:pStyle w:val="TableContent"/>
              <w:numPr>
                <w:ilvl w:val="0"/>
                <w:numId w:val="127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Reference No : TB_M_AREA.AREA_ID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27"/>
              </w:numPr>
              <w:ind w:left="308" w:hanging="3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>TB_M_AREA.AREA_NAME</w:t>
            </w:r>
          </w:p>
          <w:p w:rsidR="005B2871" w:rsidRPr="00C0155F" w:rsidRDefault="00A31611" w:rsidP="00A31611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Sub Area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103E1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TB_T_SR</w:t>
            </w:r>
            <w:r w:rsidR="00A31611" w:rsidRPr="00C0155F">
              <w:rPr>
                <w:sz w:val="16"/>
                <w:szCs w:val="16"/>
              </w:rPr>
              <w:t>.SUBAREA_</w:t>
            </w:r>
            <w:r>
              <w:rPr>
                <w:sz w:val="16"/>
                <w:szCs w:val="16"/>
              </w:rPr>
              <w:t>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03E1D" w:rsidRDefault="00103E1D" w:rsidP="00A31611">
            <w:pPr>
              <w:pStyle w:val="TableContent"/>
              <w:numPr>
                <w:ilvl w:val="0"/>
                <w:numId w:val="128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Reference No : TB_M_SUBAREA.</w:t>
            </w:r>
            <w:r w:rsidRPr="00103E1D">
              <w:rPr>
                <w:sz w:val="16"/>
                <w:szCs w:val="16"/>
              </w:rPr>
              <w:t>SUBAREA_ID</w:t>
            </w:r>
          </w:p>
          <w:p w:rsidR="00A31611" w:rsidRPr="00C0155F" w:rsidRDefault="00A31611" w:rsidP="00A31611">
            <w:pPr>
              <w:pStyle w:val="TableContent"/>
              <w:numPr>
                <w:ilvl w:val="0"/>
                <w:numId w:val="128"/>
              </w:numPr>
              <w:ind w:left="308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ข้อมูลที่แสดงเกิดจาก</w:t>
            </w:r>
            <w:r w:rsidRPr="00C0155F">
              <w:rPr>
                <w:sz w:val="16"/>
                <w:szCs w:val="16"/>
              </w:rPr>
              <w:t>TB_M_SUBAREA.SUBAREA_NAME</w:t>
            </w:r>
          </w:p>
          <w:p w:rsidR="005B2871" w:rsidRPr="00C0155F" w:rsidRDefault="00A31611" w:rsidP="00A31611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>AutoComplete</w:t>
            </w:r>
          </w:p>
        </w:tc>
      </w:tr>
      <w:tr w:rsidR="005B2871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12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ชื่อผู้ติดต่อ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B75A2E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TB_M_CONTACT.FIRST_NAME_TH or TB_M_CONTACT.FIRST_NAME_EN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5B2871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13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นามสกุลผู้ติดต่อ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B75A2E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TB_M_CONTACT.LAST_NAME_TH or TB_M_CONTACT.LAST_NAME_TN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5B2871" w:rsidRPr="008C0DA9" w:rsidTr="00B75A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14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  <w:cs/>
              </w:rPr>
            </w:pPr>
            <w:r w:rsidRPr="00C0155F">
              <w:rPr>
                <w:sz w:val="16"/>
                <w:szCs w:val="16"/>
              </w:rPr>
              <w:t>Subscription ID (</w:t>
            </w:r>
            <w:r w:rsidRPr="00C0155F">
              <w:rPr>
                <w:sz w:val="16"/>
                <w:szCs w:val="16"/>
                <w:cs/>
              </w:rPr>
              <w:t>ผู้ติดต่อ)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E8400C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TB_M_CONTACT.CARD_NO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5B2871" w:rsidRPr="008C0DA9" w:rsidTr="00B7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B75A2E">
            <w:pPr>
              <w:pStyle w:val="TableContent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15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5B2871" w:rsidP="005B2871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SR Status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E8400C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sz w:val="16"/>
                <w:szCs w:val="16"/>
              </w:rPr>
              <w:t>TB_T_SR.SR_STATUS_ID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B2871" w:rsidRPr="00C0155F" w:rsidRDefault="00E8400C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C0155F">
              <w:rPr>
                <w:rFonts w:hint="cs"/>
                <w:sz w:val="16"/>
                <w:szCs w:val="16"/>
                <w:cs/>
              </w:rPr>
              <w:t>แสดงเป็น</w:t>
            </w:r>
            <w:r w:rsidRPr="00C0155F">
              <w:rPr>
                <w:sz w:val="16"/>
                <w:szCs w:val="16"/>
                <w:cs/>
              </w:rPr>
              <w:t xml:space="preserve"> </w:t>
            </w:r>
            <w:r w:rsidRPr="00C0155F">
              <w:rPr>
                <w:sz w:val="16"/>
                <w:szCs w:val="16"/>
              </w:rPr>
              <w:t xml:space="preserve">Checkbox </w:t>
            </w:r>
            <w:r w:rsidRPr="00C0155F">
              <w:rPr>
                <w:rFonts w:hint="cs"/>
                <w:sz w:val="16"/>
                <w:szCs w:val="16"/>
                <w:cs/>
              </w:rPr>
              <w:t>โดยดึงข้อมูลจาก</w:t>
            </w:r>
            <w:r w:rsidRPr="00C0155F">
              <w:rPr>
                <w:sz w:val="16"/>
                <w:szCs w:val="16"/>
              </w:rPr>
              <w:t xml:space="preserve"> TB_C_SR_STATUS</w:t>
            </w:r>
          </w:p>
        </w:tc>
      </w:tr>
    </w:tbl>
    <w:p w:rsidR="00DB3ACE" w:rsidRDefault="00DB3ACE" w:rsidP="00732BC4"/>
    <w:p w:rsidR="00DB6918" w:rsidRDefault="00DB6918" w:rsidP="00DB6918">
      <w:pPr>
        <w:pStyle w:val="Heading4"/>
      </w:pPr>
      <w:r>
        <w:rPr>
          <w:rFonts w:hint="cs"/>
          <w:cs/>
        </w:rPr>
        <w:t>ผลการค้นหา</w:t>
      </w:r>
      <w:r>
        <w:t xml:space="preserve"> SR</w:t>
      </w:r>
    </w:p>
    <w:tbl>
      <w:tblPr>
        <w:tblStyle w:val="TableGrid"/>
        <w:tblW w:w="5053" w:type="pct"/>
        <w:tblLook w:val="04A0" w:firstRow="1" w:lastRow="0" w:firstColumn="1" w:lastColumn="0" w:noHBand="0" w:noVBand="1"/>
      </w:tblPr>
      <w:tblGrid>
        <w:gridCol w:w="479"/>
        <w:gridCol w:w="1801"/>
        <w:gridCol w:w="4963"/>
        <w:gridCol w:w="2435"/>
      </w:tblGrid>
      <w:tr w:rsidR="00CC68A6" w:rsidRPr="00D76544" w:rsidTr="00C01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9C8" w:rsidRPr="00C0155F" w:rsidRDefault="001769C8" w:rsidP="00B75A2E">
            <w:pPr>
              <w:pStyle w:val="TableHeader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#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9C8" w:rsidRPr="00C0155F" w:rsidRDefault="001769C8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Field Name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9C8" w:rsidRPr="00C0155F" w:rsidRDefault="001769C8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Description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9C8" w:rsidRPr="00C0155F" w:rsidRDefault="001769C8" w:rsidP="00B75A2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Remark</w:t>
            </w:r>
          </w:p>
        </w:tc>
      </w:tr>
      <w:tr w:rsidR="00CC68A6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769C8" w:rsidRPr="00C0155F" w:rsidRDefault="001769C8" w:rsidP="00B75A2E">
            <w:pPr>
              <w:pStyle w:val="TableContent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1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1769C8" w:rsidRPr="00C0155F" w:rsidRDefault="00D76544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Action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1769C8" w:rsidRPr="00C0155F" w:rsidRDefault="001769C8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1769C8" w:rsidRPr="00C0155F" w:rsidRDefault="00D76544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rFonts w:hint="cs"/>
                <w:color w:val="000000" w:themeColor="text1"/>
                <w:cs/>
              </w:rPr>
              <w:t>ประกอบไปด้วย</w:t>
            </w:r>
          </w:p>
          <w:p w:rsidR="00D76544" w:rsidRPr="00C0155F" w:rsidRDefault="00D76544" w:rsidP="00C0155F">
            <w:pPr>
              <w:pStyle w:val="ListParagraph"/>
              <w:numPr>
                <w:ilvl w:val="0"/>
                <w:numId w:val="27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rFonts w:eastAsiaTheme="minorHAnsi"/>
                <w:color w:val="000000" w:themeColor="text1"/>
              </w:rPr>
              <w:t>View SR</w:t>
            </w:r>
          </w:p>
        </w:tc>
      </w:tr>
      <w:tr w:rsidR="00CC68A6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769C8" w:rsidRPr="00C0155F" w:rsidRDefault="001769C8" w:rsidP="00B75A2E">
            <w:pPr>
              <w:pStyle w:val="TableContent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2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769C8" w:rsidRPr="00C0155F" w:rsidRDefault="00D76544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SLA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769C8" w:rsidRPr="00C0155F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  <w:cs/>
              </w:rPr>
              <w:t xml:space="preserve">แสดง </w:t>
            </w:r>
            <w:r w:rsidRPr="00C0155F">
              <w:rPr>
                <w:color w:val="000000" w:themeColor="text1"/>
              </w:rPr>
              <w:t xml:space="preserve">Icon </w:t>
            </w:r>
            <w:r w:rsidRPr="00C0155F">
              <w:rPr>
                <w:color w:val="000000" w:themeColor="text1"/>
                <w:cs/>
              </w:rPr>
              <w:t xml:space="preserve">เมื่อ </w:t>
            </w:r>
            <w:r w:rsidR="00CC68A6" w:rsidRPr="00C0155F">
              <w:rPr>
                <w:color w:val="000000" w:themeColor="text1"/>
              </w:rPr>
              <w:t>TB_T_SR.</w:t>
            </w:r>
            <w:r w:rsidRPr="00C0155F">
              <w:rPr>
                <w:color w:val="000000" w:themeColor="text1"/>
              </w:rPr>
              <w:t>RULE_THIS_ALERT&gt;0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769C8" w:rsidRPr="00C0155F" w:rsidRDefault="001769C8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D76544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76544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76544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แจ้งเตือนครั้งที่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76544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</w:t>
            </w:r>
            <w:r w:rsidR="00AE659A" w:rsidRPr="00C0155F">
              <w:rPr>
                <w:color w:val="000000" w:themeColor="text1"/>
              </w:rPr>
              <w:t>RULE_THIS_ALERT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76544" w:rsidRPr="00D76544" w:rsidRDefault="00D76544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Total Working Hours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TB_T_SR.RULE_TOTAL_WORK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วันที่สร้าง </w:t>
            </w:r>
            <w:r>
              <w:rPr>
                <w:color w:val="000000" w:themeColor="text1"/>
              </w:rPr>
              <w:t>SR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TB_T_SR.CREATE_DATE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C68A6" w:rsidRDefault="00CC68A6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แสดงข้อมูลในรูปแบบ </w:t>
            </w:r>
            <w:r>
              <w:rPr>
                <w:color w:val="000000" w:themeColor="text1"/>
              </w:rPr>
              <w:t xml:space="preserve">dd/MM/yyyy HH:mm:ss </w:t>
            </w:r>
            <w:r>
              <w:rPr>
                <w:rFonts w:hint="cs"/>
                <w:color w:val="000000" w:themeColor="text1"/>
                <w:cs/>
              </w:rPr>
              <w:t>เช่น 01/09/2017 09</w:t>
            </w:r>
            <w:r>
              <w:rPr>
                <w:color w:val="000000" w:themeColor="text1"/>
              </w:rPr>
              <w:t>:30:00</w:t>
            </w: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Substription ID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TB_M_CUSTOMER.CARD_NO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SR ID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TB_T_SR.SR_NO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SR Channel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TB_R_CHANNEL.CHANNEL_NAME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Product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TB_R_PRODUCT.PRODUCT_NAME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Campaign/Service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TB_R_CAMPAIGNSERVICE.CAMPAIGNSERVICE_NAME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11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Area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TB_M_AREA.AREA_NAME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Sub Area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TB_M_SUBAREA.SUBAREA_NAME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Subject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TB_T_SR.SR_SUBJECT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SR Status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TB_C_SR_STATUS.SR_STATUS_NAME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วันที่ปิด </w:t>
            </w:r>
            <w:r>
              <w:rPr>
                <w:color w:val="000000" w:themeColor="text1"/>
              </w:rPr>
              <w:t>SR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TB_T_SR.CLOSE_DATE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CC68A6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แสดงข้อมูลในรูปแบบ </w:t>
            </w:r>
            <w:r>
              <w:rPr>
                <w:color w:val="000000" w:themeColor="text1"/>
              </w:rPr>
              <w:t xml:space="preserve">dd/MM/yyyy HH:mm:ss </w:t>
            </w:r>
            <w:r>
              <w:rPr>
                <w:rFonts w:hint="cs"/>
                <w:color w:val="000000" w:themeColor="text1"/>
                <w:cs/>
              </w:rPr>
              <w:t>เช่น 01/09/2017 09</w:t>
            </w:r>
            <w:r>
              <w:rPr>
                <w:color w:val="000000" w:themeColor="text1"/>
              </w:rPr>
              <w:t>:30:00</w:t>
            </w: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Owner SR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TB_R_USER.POSITION_CODE + ‘-’ + TB_R_USER.FIRST_NAME + ‘ ‘ + TB_R_USER.LAST_NAME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Delegate SR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TB_R_USER.POSITION_CODE + ‘-’ + TB_R_USER.FIRST_NAME + ‘ ‘ + TB_R_USER.LAST_NAME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659A" w:rsidRPr="00CC68A6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77C3A" w:rsidP="00B75A2E">
            <w:pPr>
              <w:pStyle w:val="TableConten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Default="00AE659A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A NO</w:t>
            </w:r>
          </w:p>
        </w:tc>
        <w:tc>
          <w:tcPr>
            <w:tcW w:w="2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C0155F" w:rsidRDefault="00CC68A6" w:rsidP="00B75A2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 w:rsidRPr="00C0155F">
              <w:rPr>
                <w:color w:val="000000" w:themeColor="text1"/>
              </w:rPr>
              <w:t>TB_T_SR.SR_ANO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E659A" w:rsidRPr="00D76544" w:rsidRDefault="00AE659A" w:rsidP="00B75A2E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B6918" w:rsidRDefault="00DB6918" w:rsidP="00732BC4"/>
    <w:p w:rsidR="00D72305" w:rsidRDefault="00D72305" w:rsidP="00D72305">
      <w:pPr>
        <w:pStyle w:val="Heading3"/>
      </w:pPr>
      <w:r>
        <w:t>2.1.3 Screen Actions</w:t>
      </w:r>
    </w:p>
    <w:p w:rsidR="00D72305" w:rsidRDefault="00D72305" w:rsidP="00C0155F">
      <w:pPr>
        <w:pStyle w:val="Heading4"/>
      </w:pPr>
      <w:r w:rsidRPr="00430F0E">
        <w:t xml:space="preserve">Action: </w:t>
      </w:r>
      <w:r w:rsidRPr="00430F0E">
        <w:rPr>
          <w:rFonts w:hint="cs"/>
          <w:cs/>
        </w:rPr>
        <w:t>โหลดหน้าจอ</w:t>
      </w:r>
    </w:p>
    <w:p w:rsidR="00D72305" w:rsidRDefault="00D72305" w:rsidP="00C0155F">
      <w:pPr>
        <w:pStyle w:val="ListParagraph"/>
        <w:numPr>
          <w:ilvl w:val="0"/>
          <w:numId w:val="275"/>
        </w:numPr>
      </w:pPr>
      <w:r>
        <w:rPr>
          <w:rFonts w:hint="cs"/>
          <w:cs/>
        </w:rPr>
        <w:t xml:space="preserve">ผู้ใช้คลิกแท็บ </w:t>
      </w:r>
      <w:r>
        <w:t>SR</w:t>
      </w:r>
    </w:p>
    <w:p w:rsidR="00D72305" w:rsidRDefault="00D72305" w:rsidP="00C0155F">
      <w:pPr>
        <w:pStyle w:val="ListParagraph"/>
        <w:numPr>
          <w:ilvl w:val="0"/>
          <w:numId w:val="275"/>
        </w:numPr>
      </w:pPr>
      <w:r>
        <w:rPr>
          <w:rFonts w:hint="cs"/>
          <w:cs/>
        </w:rPr>
        <w:t>ขั้นตอนการทำงาน</w:t>
      </w:r>
    </w:p>
    <w:p w:rsidR="00D72305" w:rsidRDefault="00D72305" w:rsidP="00C0155F">
      <w:pPr>
        <w:pStyle w:val="ListParagraph"/>
        <w:numPr>
          <w:ilvl w:val="1"/>
          <w:numId w:val="275"/>
        </w:numPr>
      </w:pPr>
      <w:r>
        <w:t xml:space="preserve">Target URL : </w:t>
      </w:r>
      <w:r w:rsidR="00B75A2E">
        <w:t>~</w:t>
      </w:r>
      <w:r w:rsidR="00B75A2E">
        <w:rPr>
          <w:rFonts w:hint="cs"/>
          <w:cs/>
        </w:rPr>
        <w:t>/</w:t>
      </w:r>
      <w:r w:rsidR="00B75A2E" w:rsidRPr="00B75A2E">
        <w:t>ServiceRequest</w:t>
      </w:r>
      <w:r w:rsidR="00B75A2E">
        <w:t>/Index</w:t>
      </w:r>
    </w:p>
    <w:p w:rsidR="00291981" w:rsidRDefault="00291981" w:rsidP="00C0155F">
      <w:pPr>
        <w:pStyle w:val="ListParagraph"/>
        <w:numPr>
          <w:ilvl w:val="1"/>
          <w:numId w:val="275"/>
        </w:numPr>
      </w:pPr>
      <w:r>
        <w:t xml:space="preserve">View : </w:t>
      </w:r>
      <w:r w:rsidR="00B75A2E">
        <w:t>~</w:t>
      </w:r>
      <w:r w:rsidR="00B75A2E">
        <w:rPr>
          <w:rFonts w:hint="cs"/>
          <w:cs/>
        </w:rPr>
        <w:t>/</w:t>
      </w:r>
      <w:r w:rsidR="00B75A2E">
        <w:t>View/ServiceRequest/Index.cshtml</w:t>
      </w:r>
    </w:p>
    <w:p w:rsidR="00DA6DBC" w:rsidRDefault="00DA6DBC" w:rsidP="00C0155F">
      <w:pPr>
        <w:pStyle w:val="ListParagraph"/>
        <w:numPr>
          <w:ilvl w:val="1"/>
          <w:numId w:val="275"/>
        </w:numPr>
      </w:pPr>
      <w:r>
        <w:t xml:space="preserve">Initial Data </w:t>
      </w:r>
      <w:r>
        <w:rPr>
          <w:rFonts w:hint="cs"/>
          <w:cs/>
        </w:rPr>
        <w:t xml:space="preserve">ตาม </w:t>
      </w:r>
      <w:r>
        <w:t>Screen Design</w:t>
      </w:r>
    </w:p>
    <w:p w:rsidR="00A31611" w:rsidRDefault="00A31611"/>
    <w:p w:rsidR="003775C7" w:rsidRDefault="003775C7" w:rsidP="003775C7">
      <w:pPr>
        <w:pStyle w:val="Heading4"/>
      </w:pPr>
      <w:r w:rsidRPr="00430F0E">
        <w:t xml:space="preserve">Action: </w:t>
      </w:r>
      <w:r>
        <w:rPr>
          <w:rFonts w:hint="cs"/>
          <w:cs/>
        </w:rPr>
        <w:t xml:space="preserve">ค้นหา </w:t>
      </w:r>
      <w:r>
        <w:t>SR</w:t>
      </w:r>
    </w:p>
    <w:p w:rsidR="003775C7" w:rsidRDefault="00306DBF" w:rsidP="00C0155F">
      <w:pPr>
        <w:pStyle w:val="ListParagraph"/>
        <w:numPr>
          <w:ilvl w:val="0"/>
          <w:numId w:val="276"/>
        </w:numPr>
      </w:pPr>
      <w:r>
        <w:rPr>
          <w:rFonts w:hint="cs"/>
          <w:cs/>
        </w:rPr>
        <w:t>ขั้นตอนการทำงาน</w:t>
      </w:r>
    </w:p>
    <w:p w:rsidR="00306DBF" w:rsidRDefault="00306DBF" w:rsidP="00C0155F">
      <w:pPr>
        <w:pStyle w:val="ListParagraph"/>
        <w:numPr>
          <w:ilvl w:val="1"/>
          <w:numId w:val="276"/>
        </w:numPr>
      </w:pPr>
      <w:r>
        <w:t>Target URL :</w:t>
      </w:r>
      <w:r w:rsidR="003131E9">
        <w:t xml:space="preserve"> ~</w:t>
      </w:r>
      <w:r w:rsidR="003131E9">
        <w:rPr>
          <w:rFonts w:hint="cs"/>
          <w:cs/>
        </w:rPr>
        <w:t>/</w:t>
      </w:r>
      <w:r w:rsidR="003131E9" w:rsidRPr="00C0155F">
        <w:t>ServiceRequest/ServiceRequestList</w:t>
      </w:r>
    </w:p>
    <w:p w:rsidR="00306DBF" w:rsidRDefault="00306DBF" w:rsidP="00C0155F">
      <w:pPr>
        <w:pStyle w:val="ListParagraph"/>
        <w:numPr>
          <w:ilvl w:val="1"/>
          <w:numId w:val="276"/>
        </w:numPr>
      </w:pPr>
      <w:r>
        <w:t>Parameters :</w:t>
      </w:r>
      <w:r w:rsidR="00B75A2E">
        <w:t xml:space="preserve"> </w:t>
      </w:r>
    </w:p>
    <w:tbl>
      <w:tblPr>
        <w:tblStyle w:val="TableGrid"/>
        <w:tblW w:w="2728" w:type="pct"/>
        <w:tblInd w:w="1951" w:type="dxa"/>
        <w:tblLook w:val="04A0" w:firstRow="1" w:lastRow="0" w:firstColumn="1" w:lastColumn="0" w:noHBand="0" w:noVBand="1"/>
      </w:tblPr>
      <w:tblGrid>
        <w:gridCol w:w="2202"/>
        <w:gridCol w:w="3023"/>
      </w:tblGrid>
      <w:tr w:rsidR="001D1A1F" w:rsidTr="00C01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1A1F" w:rsidRDefault="001D1A1F" w:rsidP="000142AD">
            <w:pPr>
              <w:pStyle w:val="TableHeader"/>
            </w:pPr>
            <w:r>
              <w:t>Field Name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1A1F" w:rsidRDefault="001D1A1F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ชื่อลูกค้า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FirstName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นามสกุลลูกค้า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LastName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sz w:val="16"/>
                <w:szCs w:val="16"/>
              </w:rPr>
              <w:t>Subscription ID (</w:t>
            </w:r>
            <w:r w:rsidRPr="008C6BF1">
              <w:rPr>
                <w:rFonts w:hint="cs"/>
                <w:sz w:val="16"/>
                <w:szCs w:val="16"/>
                <w:cs/>
              </w:rPr>
              <w:t>ลูกค้า)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CardNo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SR ID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SrNo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เลขที่บัญชี/สัญญา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AccountNo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เบอร์โทรศัพท์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PhoneNo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t>Owner Branch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OwnerBranchID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lastRenderedPageBreak/>
              <w:t>Owner SR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OwnerUserID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t>Delegate Branch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DelegateBranchID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t xml:space="preserve">Delegate SR 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DelegateUserID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t>Creator Branch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CreateBranchID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rPr>
                <w:color w:val="000000" w:themeColor="text1"/>
                <w:sz w:val="16"/>
                <w:szCs w:val="16"/>
              </w:rPr>
            </w:pPr>
            <w:r w:rsidRPr="008C6BF1">
              <w:rPr>
                <w:color w:val="000000" w:themeColor="text1"/>
                <w:sz w:val="16"/>
                <w:szCs w:val="16"/>
              </w:rPr>
              <w:t>Creator SR</w:t>
            </w:r>
          </w:p>
        </w:tc>
        <w:tc>
          <w:tcPr>
            <w:tcW w:w="28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CreateUserID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  <w:hideMark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 xml:space="preserve">วันที่สร้าง </w:t>
            </w:r>
            <w:r w:rsidRPr="008C6BF1">
              <w:rPr>
                <w:sz w:val="16"/>
                <w:szCs w:val="16"/>
              </w:rPr>
              <w:t>SR from</w:t>
            </w:r>
          </w:p>
        </w:tc>
        <w:tc>
          <w:tcPr>
            <w:tcW w:w="2893" w:type="pct"/>
            <w:hideMark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CreateDateFrom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 xml:space="preserve">วันที่สร้าง </w:t>
            </w:r>
            <w:r w:rsidRPr="008C6BF1">
              <w:rPr>
                <w:sz w:val="16"/>
                <w:szCs w:val="16"/>
              </w:rPr>
              <w:t>SR to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CreateDateTo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 xml:space="preserve">วันที่ปิด </w:t>
            </w:r>
            <w:r w:rsidRPr="008C6BF1">
              <w:rPr>
                <w:sz w:val="16"/>
                <w:szCs w:val="16"/>
              </w:rPr>
              <w:t>SR from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CloseDateFrom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 xml:space="preserve">วันที่ปิด </w:t>
            </w:r>
            <w:r w:rsidRPr="008C6BF1">
              <w:rPr>
                <w:sz w:val="16"/>
                <w:szCs w:val="16"/>
              </w:rPr>
              <w:t>SR to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CloseDateTo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sz w:val="16"/>
                <w:szCs w:val="16"/>
              </w:rPr>
              <w:t>SR Channel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SrChannelID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Product Group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ProductGroupID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Product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ProductID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Campaign/Service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CampaignServiceID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Type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Area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AreaID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Sub Area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SubAreaID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ชื่อผู้ติดต่อ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ContactFirstName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rFonts w:hint="cs"/>
                <w:sz w:val="16"/>
                <w:szCs w:val="16"/>
                <w:cs/>
              </w:rPr>
              <w:t>นามสกุลผู้ติดต่อ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ContactLastName</w:t>
            </w:r>
          </w:p>
        </w:tc>
      </w:tr>
      <w:tr w:rsidR="001D1A1F" w:rsidRPr="008C6BF1" w:rsidTr="00C015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  <w:cs/>
              </w:rPr>
            </w:pPr>
            <w:r w:rsidRPr="008C6BF1">
              <w:rPr>
                <w:sz w:val="16"/>
                <w:szCs w:val="16"/>
              </w:rPr>
              <w:t>Subscription ID (</w:t>
            </w:r>
            <w:r w:rsidRPr="008C6BF1">
              <w:rPr>
                <w:sz w:val="16"/>
                <w:szCs w:val="16"/>
                <w:cs/>
              </w:rPr>
              <w:t>ผู้ติดต่อ)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ContactCardNo</w:t>
            </w:r>
          </w:p>
        </w:tc>
      </w:tr>
      <w:tr w:rsidR="001D1A1F" w:rsidRPr="008C6BF1" w:rsidTr="00C01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pct"/>
          </w:tcPr>
          <w:p w:rsidR="001D1A1F" w:rsidRPr="008C6BF1" w:rsidRDefault="001D1A1F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SR Status</w:t>
            </w:r>
          </w:p>
        </w:tc>
        <w:tc>
          <w:tcPr>
            <w:tcW w:w="2893" w:type="pct"/>
          </w:tcPr>
          <w:p w:rsidR="001D1A1F" w:rsidRPr="008C6BF1" w:rsidRDefault="001D1A1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SrStatusID</w:t>
            </w:r>
          </w:p>
        </w:tc>
      </w:tr>
    </w:tbl>
    <w:p w:rsidR="00306DBF" w:rsidRDefault="00306DBF"/>
    <w:p w:rsidR="00306DBF" w:rsidRDefault="00E43472" w:rsidP="00C0155F">
      <w:pPr>
        <w:pStyle w:val="ListParagraph"/>
        <w:numPr>
          <w:ilvl w:val="0"/>
          <w:numId w:val="276"/>
        </w:numPr>
      </w:pPr>
      <w:r>
        <w:rPr>
          <w:rFonts w:hint="cs"/>
          <w:cs/>
        </w:rPr>
        <w:t xml:space="preserve">ทำการดึงข้อมูลตาม </w:t>
      </w:r>
      <w:r>
        <w:t xml:space="preserve">query </w:t>
      </w:r>
      <w:r>
        <w:rPr>
          <w:rFonts w:hint="cs"/>
          <w:cs/>
        </w:rPr>
        <w:t xml:space="preserve">ต่อไปนี้ เมื่อเสร็จสิ้นแสดงผลการ </w:t>
      </w:r>
      <w:r>
        <w:t xml:space="preserve">query </w:t>
      </w:r>
      <w:r>
        <w:rPr>
          <w:rFonts w:hint="cs"/>
          <w:cs/>
        </w:rPr>
        <w:t xml:space="preserve">ตาม </w:t>
      </w:r>
      <w:r>
        <w:t xml:space="preserve">mapping </w:t>
      </w:r>
      <w:r>
        <w:rPr>
          <w:rFonts w:hint="cs"/>
          <w:cs/>
        </w:rPr>
        <w:t>ที่กำหนด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FF"/>
          <w:sz w:val="16"/>
          <w:szCs w:val="16"/>
        </w:rPr>
        <w:t>SELECT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RULE_THIS_ALERT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RULE_NEXT_SLA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RULE_TOTAL_WORK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CREATE_DATE</w:t>
      </w:r>
      <w:r w:rsidRPr="00C0155F">
        <w:rPr>
          <w:rFonts w:eastAsiaTheme="minorHAnsi"/>
          <w:color w:val="808080"/>
          <w:sz w:val="16"/>
          <w:szCs w:val="16"/>
        </w:rPr>
        <w:t>,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00"/>
          <w:sz w:val="16"/>
          <w:szCs w:val="16"/>
        </w:rPr>
        <w:t>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CARD_NO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SR_NO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CH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CHANNEL_ID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CH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CHANNEL_NAME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PR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PRODUCT_ID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PR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PRODUCT_NAME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00"/>
          <w:sz w:val="16"/>
          <w:szCs w:val="16"/>
        </w:rPr>
        <w:t>CP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CAMPAIGNSERVICE_ID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CP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CAMPAIGNSERVICE_NAME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AR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AREA_ID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AR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AREA_NAME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SB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SUBAREA_ID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SB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SUBAREA_NAME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SR_SUBJECT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 xml:space="preserve"> ST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SR_STATUS_NAME</w:t>
      </w:r>
      <w:r w:rsidRPr="00C0155F">
        <w:rPr>
          <w:rFonts w:eastAsiaTheme="minorHAnsi"/>
          <w:color w:val="808080"/>
          <w:sz w:val="16"/>
          <w:szCs w:val="16"/>
        </w:rPr>
        <w:t>,</w:t>
      </w: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CLOSE_DATE</w:t>
      </w:r>
      <w:r w:rsidRPr="00C0155F">
        <w:rPr>
          <w:rFonts w:eastAsiaTheme="minorHAnsi"/>
          <w:color w:val="808080"/>
          <w:sz w:val="16"/>
          <w:szCs w:val="16"/>
        </w:rPr>
        <w:t>,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POSITION_CODE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'-'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 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LAST_NAME</w:t>
      </w:r>
      <w:r w:rsidRPr="00C0155F">
        <w:rPr>
          <w:rFonts w:eastAsiaTheme="minorHAnsi"/>
          <w:color w:val="808080"/>
          <w:sz w:val="16"/>
          <w:szCs w:val="16"/>
        </w:rPr>
        <w:t>)</w:t>
      </w:r>
      <w:r w:rsidRPr="00C0155F">
        <w:rPr>
          <w:rFonts w:eastAsiaTheme="minorHAnsi"/>
          <w:color w:val="000000"/>
          <w:sz w:val="16"/>
          <w:szCs w:val="16"/>
        </w:rPr>
        <w:t xml:space="preserve"> CREATOR</w:t>
      </w:r>
      <w:r w:rsidRPr="00C0155F">
        <w:rPr>
          <w:rFonts w:eastAsiaTheme="minorHAnsi"/>
          <w:color w:val="808080"/>
          <w:sz w:val="16"/>
          <w:szCs w:val="16"/>
        </w:rPr>
        <w:t>,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POSITION_CODE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'-'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 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LAST_NAME</w:t>
      </w:r>
      <w:r w:rsidRPr="00C0155F">
        <w:rPr>
          <w:rFonts w:eastAsiaTheme="minorHAnsi"/>
          <w:color w:val="808080"/>
          <w:sz w:val="16"/>
          <w:szCs w:val="16"/>
        </w:rPr>
        <w:t>)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0000FF"/>
          <w:sz w:val="16"/>
          <w:szCs w:val="16"/>
        </w:rPr>
        <w:t>OWNER</w:t>
      </w:r>
      <w:r w:rsidRPr="00C0155F">
        <w:rPr>
          <w:rFonts w:eastAsiaTheme="minorHAnsi"/>
          <w:color w:val="808080"/>
          <w:sz w:val="16"/>
          <w:szCs w:val="16"/>
        </w:rPr>
        <w:t>,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POSITION_CODE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'-'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 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+</w:t>
      </w:r>
      <w:r w:rsidRPr="00C0155F">
        <w:rPr>
          <w:rFonts w:eastAsiaTheme="minorHAnsi"/>
          <w:color w:val="000000"/>
          <w:sz w:val="16"/>
          <w:szCs w:val="16"/>
        </w:rPr>
        <w:t xml:space="preserve"> 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LAST_NAME</w:t>
      </w:r>
      <w:r w:rsidRPr="00C0155F">
        <w:rPr>
          <w:rFonts w:eastAsiaTheme="minorHAnsi"/>
          <w:color w:val="808080"/>
          <w:sz w:val="16"/>
          <w:szCs w:val="16"/>
        </w:rPr>
        <w:t>)</w:t>
      </w:r>
      <w:r w:rsidRPr="00C0155F">
        <w:rPr>
          <w:rFonts w:eastAsiaTheme="minorHAnsi"/>
          <w:color w:val="000000"/>
          <w:sz w:val="16"/>
          <w:szCs w:val="16"/>
        </w:rPr>
        <w:t xml:space="preserve"> DELEGATOR</w:t>
      </w:r>
      <w:r w:rsidRPr="00C0155F">
        <w:rPr>
          <w:rFonts w:eastAsiaTheme="minorHAnsi"/>
          <w:color w:val="808080"/>
          <w:sz w:val="16"/>
          <w:szCs w:val="16"/>
        </w:rPr>
        <w:t>,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SR_ANO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FF"/>
          <w:sz w:val="16"/>
          <w:szCs w:val="16"/>
        </w:rPr>
        <w:t>FROM</w:t>
      </w:r>
      <w:r w:rsidRPr="00C0155F">
        <w:rPr>
          <w:rFonts w:eastAsiaTheme="minorHAnsi"/>
          <w:color w:val="000000"/>
          <w:sz w:val="16"/>
          <w:szCs w:val="16"/>
        </w:rPr>
        <w:t xml:space="preserve"> TB_T_SR SR 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TB_T_SR_ACTIVITY AC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AC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SR_ID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TB_T_SR_CUSTOMER CS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SR_ID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LEFT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TB_T_SR_CUSTOMER_PHONE CSP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CSP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SR_CUSTOMER_ID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>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SR_CUSTOMER_ID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LEFT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TB_T_SR_ACCOUNT ACC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ACC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LEFT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TB_T_SR_CONTACT SRC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TB_R_CHANNEL CH 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CH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CHANNEL_ID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CHANNEL_ID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TB_R_CAMPAIGNSERVICE CP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CP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CAMPAIGNSERVICE_ID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>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CAMPAIGNSERVICE_ID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TB_R_PRODUCT PR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PR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PRODUCT_ID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PRODUCT_ID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TB_M_TYPE TY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TY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TYPE_ID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TYPE_ID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lastRenderedPageBreak/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TB_M_AREA AR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AR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AREA_ID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AREA_ID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TB_M_SUBAREA SB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SB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SUBAREA_ID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SUBAREA_ID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TB_C_SR_STATUS ST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ST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SR_STATUS_ID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SR_STATUS_ID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TB_R_USER UC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UPDATE_USER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TB_R_USER OC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OWNER_BRANCH_ID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INNER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JOIN</w:t>
      </w:r>
      <w:r w:rsidRPr="00C0155F">
        <w:rPr>
          <w:rFonts w:eastAsiaTheme="minorHAnsi"/>
          <w:color w:val="000000"/>
          <w:sz w:val="16"/>
          <w:szCs w:val="16"/>
        </w:rPr>
        <w:t xml:space="preserve"> TB_R_USER DC </w:t>
      </w:r>
      <w:r w:rsidRPr="00C0155F">
        <w:rPr>
          <w:rFonts w:eastAsiaTheme="minorHAnsi"/>
          <w:color w:val="0000FF"/>
          <w:sz w:val="16"/>
          <w:szCs w:val="16"/>
        </w:rPr>
        <w:t>ON</w:t>
      </w:r>
      <w:r w:rsidRPr="00C0155F">
        <w:rPr>
          <w:rFonts w:eastAsiaTheme="minorHAnsi"/>
          <w:color w:val="000000"/>
          <w:sz w:val="16"/>
          <w:szCs w:val="16"/>
        </w:rPr>
        <w:t xml:space="preserve"> 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DELEGATE_USER_ID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0000FF"/>
          <w:sz w:val="16"/>
          <w:szCs w:val="16"/>
        </w:rPr>
        <w:t xml:space="preserve">WHERE </w:t>
      </w: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FIRST_NAME_TH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'%FirstName%'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or</w:t>
      </w:r>
      <w:r w:rsidRPr="00C0155F">
        <w:rPr>
          <w:rFonts w:eastAsiaTheme="minorHAnsi"/>
          <w:color w:val="000000"/>
          <w:sz w:val="16"/>
          <w:szCs w:val="16"/>
        </w:rPr>
        <w:t xml:space="preserve"> 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FIRST_NAME_EN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'%FirstName%'</w:t>
      </w:r>
      <w:r w:rsidRPr="00C0155F">
        <w:rPr>
          <w:rFonts w:eastAsiaTheme="minorHAnsi"/>
          <w:color w:val="808080"/>
          <w:sz w:val="16"/>
          <w:szCs w:val="16"/>
        </w:rPr>
        <w:t>)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FF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LAST_NAME_TH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'%LastName%'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or</w:t>
      </w:r>
      <w:r w:rsidRPr="00C0155F">
        <w:rPr>
          <w:rFonts w:eastAsiaTheme="minorHAnsi"/>
          <w:color w:val="000000"/>
          <w:sz w:val="16"/>
          <w:szCs w:val="16"/>
        </w:rPr>
        <w:t xml:space="preserve"> 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LAST_NAME_EN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'%LastName%'</w:t>
      </w:r>
      <w:r w:rsidRPr="00C0155F">
        <w:rPr>
          <w:rFonts w:eastAsiaTheme="minorHAnsi"/>
          <w:color w:val="808080"/>
          <w:sz w:val="16"/>
          <w:szCs w:val="16"/>
        </w:rPr>
        <w:t>)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CS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CARD_NO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'CardNo'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SR_NO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'SrNo'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ACC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ACCOUNT_NO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'AccountNo'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CSP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PHONE_NO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'PhoneNo'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80808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BRANCH_ID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OwnerBranchID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OC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OwnerUserID'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BRANCH_ID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DelegateBranchID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DC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DelegateUserID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BRANCH_ID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'CreateBranchID'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UC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USER_ID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'CreateUserID'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CREATE_DATE</w:t>
      </w:r>
      <w:r w:rsidRPr="00C0155F">
        <w:rPr>
          <w:rFonts w:eastAsiaTheme="minorHAnsi"/>
          <w:color w:val="808080"/>
          <w:sz w:val="16"/>
          <w:szCs w:val="16"/>
        </w:rPr>
        <w:t>&gt;=</w:t>
      </w:r>
      <w:r w:rsidRPr="00C0155F">
        <w:rPr>
          <w:rFonts w:eastAsiaTheme="minorHAnsi"/>
          <w:color w:val="FF0000"/>
          <w:sz w:val="16"/>
          <w:szCs w:val="16"/>
        </w:rPr>
        <w:t>'CreateDateFrom'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CREATE_DATE</w:t>
      </w:r>
      <w:r w:rsidRPr="00C0155F">
        <w:rPr>
          <w:rFonts w:eastAsiaTheme="minorHAnsi"/>
          <w:color w:val="808080"/>
          <w:sz w:val="16"/>
          <w:szCs w:val="16"/>
        </w:rPr>
        <w:t>&lt;=</w:t>
      </w:r>
      <w:r w:rsidRPr="00C0155F">
        <w:rPr>
          <w:rFonts w:eastAsiaTheme="minorHAnsi"/>
          <w:color w:val="FF0000"/>
          <w:sz w:val="16"/>
          <w:szCs w:val="16"/>
        </w:rPr>
        <w:t>'CreateDateTo'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CLOSE_DATE</w:t>
      </w:r>
      <w:r w:rsidRPr="00C0155F">
        <w:rPr>
          <w:rFonts w:eastAsiaTheme="minorHAnsi"/>
          <w:color w:val="808080"/>
          <w:sz w:val="16"/>
          <w:szCs w:val="16"/>
        </w:rPr>
        <w:t>&gt;=</w:t>
      </w:r>
      <w:r w:rsidRPr="00C0155F">
        <w:rPr>
          <w:rFonts w:eastAsiaTheme="minorHAnsi"/>
          <w:color w:val="FF0000"/>
          <w:sz w:val="16"/>
          <w:szCs w:val="16"/>
        </w:rPr>
        <w:t>'CloseDateFrom'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CLOSE_DATE</w:t>
      </w:r>
      <w:r w:rsidRPr="00C0155F">
        <w:rPr>
          <w:rFonts w:eastAsiaTheme="minorHAnsi"/>
          <w:color w:val="808080"/>
          <w:sz w:val="16"/>
          <w:szCs w:val="16"/>
        </w:rPr>
        <w:t>&lt;=</w:t>
      </w:r>
      <w:r w:rsidRPr="00C0155F">
        <w:rPr>
          <w:rFonts w:eastAsiaTheme="minorHAnsi"/>
          <w:color w:val="FF0000"/>
          <w:sz w:val="16"/>
          <w:szCs w:val="16"/>
        </w:rPr>
        <w:t>'CloseDateTo'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CHANNEL_ID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SrChannelID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PR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PRODUCTGROUP_ID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ProductGroupID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PR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PRODUCT_ID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ProductID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CAMPAIGNSERVICE_ID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CampaignServiceID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FF00FF"/>
          <w:sz w:val="16"/>
          <w:szCs w:val="16"/>
        </w:rPr>
        <w:t>TYPE_ID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TypeID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AREA_ID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AreaID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SUBAREA_ID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SubAreaID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FF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FIRST_NAME_TH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'%ContactFirstName%'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or</w:t>
      </w:r>
      <w:r w:rsidRPr="00C0155F">
        <w:rPr>
          <w:rFonts w:eastAsiaTheme="minorHAnsi"/>
          <w:color w:val="000000"/>
          <w:sz w:val="16"/>
          <w:szCs w:val="16"/>
        </w:rPr>
        <w:t xml:space="preserve"> 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FIRST_NAME_EN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'%ContactFirstName%'</w:t>
      </w:r>
      <w:r w:rsidRPr="00C0155F">
        <w:rPr>
          <w:rFonts w:eastAsiaTheme="minorHAnsi"/>
          <w:color w:val="808080"/>
          <w:sz w:val="16"/>
          <w:szCs w:val="16"/>
        </w:rPr>
        <w:t>)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FF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(</w:t>
      </w:r>
      <w:r w:rsidRPr="00C0155F">
        <w:rPr>
          <w:rFonts w:eastAsiaTheme="minorHAnsi"/>
          <w:color w:val="000000"/>
          <w:sz w:val="16"/>
          <w:szCs w:val="16"/>
        </w:rPr>
        <w:t>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LAST_NAME_TH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'%ContactLastName%'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or</w:t>
      </w:r>
      <w:r w:rsidRPr="00C0155F">
        <w:rPr>
          <w:rFonts w:eastAsiaTheme="minorHAnsi"/>
          <w:color w:val="000000"/>
          <w:sz w:val="16"/>
          <w:szCs w:val="16"/>
        </w:rPr>
        <w:t xml:space="preserve"> 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LAST_NAME_EN </w:t>
      </w:r>
      <w:r w:rsidRPr="00C0155F">
        <w:rPr>
          <w:rFonts w:eastAsiaTheme="minorHAnsi"/>
          <w:color w:val="808080"/>
          <w:sz w:val="16"/>
          <w:szCs w:val="16"/>
        </w:rPr>
        <w:t>like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'%ContactLastName%'</w:t>
      </w:r>
      <w:r w:rsidRPr="00C0155F">
        <w:rPr>
          <w:rFonts w:eastAsiaTheme="minorHAnsi"/>
          <w:color w:val="808080"/>
          <w:sz w:val="16"/>
          <w:szCs w:val="16"/>
        </w:rPr>
        <w:t>)</w:t>
      </w:r>
    </w:p>
    <w:p w:rsidR="00E573F2" w:rsidRPr="00C0155F" w:rsidRDefault="00E573F2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SRC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>CARD_NO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FF0000"/>
          <w:sz w:val="16"/>
          <w:szCs w:val="16"/>
        </w:rPr>
        <w:t>'ContactCardNo'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808080"/>
          <w:sz w:val="16"/>
          <w:szCs w:val="16"/>
        </w:rPr>
        <w:t>and</w:t>
      </w:r>
      <w:r w:rsidRPr="00C0155F">
        <w:rPr>
          <w:rFonts w:eastAsiaTheme="minorHAnsi"/>
          <w:color w:val="000000"/>
          <w:sz w:val="16"/>
          <w:szCs w:val="16"/>
        </w:rPr>
        <w:t xml:space="preserve"> SR</w:t>
      </w:r>
      <w:r w:rsidRPr="00C0155F">
        <w:rPr>
          <w:rFonts w:eastAsiaTheme="minorHAnsi"/>
          <w:color w:val="808080"/>
          <w:sz w:val="16"/>
          <w:szCs w:val="16"/>
        </w:rPr>
        <w:t>.</w:t>
      </w:r>
      <w:r w:rsidRPr="00C0155F">
        <w:rPr>
          <w:rFonts w:eastAsiaTheme="minorHAnsi"/>
          <w:color w:val="000000"/>
          <w:sz w:val="16"/>
          <w:szCs w:val="16"/>
        </w:rPr>
        <w:t xml:space="preserve">SR_STATUS_ID </w:t>
      </w:r>
      <w:r w:rsidRPr="00C0155F">
        <w:rPr>
          <w:rFonts w:eastAsiaTheme="minorHAnsi"/>
          <w:color w:val="808080"/>
          <w:sz w:val="16"/>
          <w:szCs w:val="16"/>
        </w:rPr>
        <w:t>=</w:t>
      </w:r>
      <w:r w:rsidRPr="00C0155F">
        <w:rPr>
          <w:rFonts w:eastAsiaTheme="minorHAnsi"/>
          <w:color w:val="000000"/>
          <w:sz w:val="16"/>
          <w:szCs w:val="16"/>
        </w:rPr>
        <w:t xml:space="preserve"> </w:t>
      </w:r>
      <w:r w:rsidRPr="00C0155F">
        <w:rPr>
          <w:rFonts w:eastAsiaTheme="minorHAnsi"/>
          <w:color w:val="FF0000"/>
          <w:sz w:val="16"/>
          <w:szCs w:val="16"/>
        </w:rPr>
        <w:t>SrStatusID</w:t>
      </w:r>
    </w:p>
    <w:p w:rsidR="00E573F2" w:rsidRDefault="00172FAB" w:rsidP="00C0155F">
      <w:pPr>
        <w:pStyle w:val="ListParagraph"/>
        <w:numPr>
          <w:ilvl w:val="0"/>
          <w:numId w:val="276"/>
        </w:numPr>
      </w:pPr>
      <w:r>
        <w:rPr>
          <w:rFonts w:hint="cs"/>
          <w:cs/>
        </w:rPr>
        <w:t xml:space="preserve">ระบบแสดงรายการ </w:t>
      </w:r>
      <w:r>
        <w:rPr>
          <w:lang w:val="en-GB"/>
        </w:rPr>
        <w:t xml:space="preserve">SR </w:t>
      </w:r>
      <w:r>
        <w:rPr>
          <w:rFonts w:hint="cs"/>
          <w:cs/>
        </w:rPr>
        <w:t xml:space="preserve">โดยแบ่งเป็นหน้า หน้าละ </w:t>
      </w:r>
      <w:r>
        <w:rPr>
          <w:lang w:val="en-GB"/>
        </w:rPr>
        <w:t xml:space="preserve">10 </w:t>
      </w:r>
      <w:r>
        <w:rPr>
          <w:rFonts w:hint="cs"/>
          <w:cs/>
          <w:lang w:val="en-GB"/>
        </w:rPr>
        <w:t>รายการ</w:t>
      </w:r>
    </w:p>
    <w:p w:rsidR="003775C7" w:rsidRDefault="003775C7" w:rsidP="003775C7">
      <w:pPr>
        <w:pStyle w:val="Heading4"/>
      </w:pPr>
      <w:r w:rsidRPr="00430F0E">
        <w:t xml:space="preserve">Action: </w:t>
      </w:r>
      <w:r>
        <w:t>Create SR</w:t>
      </w:r>
    </w:p>
    <w:p w:rsidR="003775C7" w:rsidRDefault="00172FAB" w:rsidP="00C0155F">
      <w:pPr>
        <w:pStyle w:val="ListParagraph"/>
        <w:numPr>
          <w:ilvl w:val="0"/>
          <w:numId w:val="278"/>
        </w:numPr>
      </w:pPr>
      <w:r>
        <w:rPr>
          <w:rFonts w:hint="cs"/>
          <w:cs/>
        </w:rPr>
        <w:t xml:space="preserve">เมื่อคลิกดูรายละเอียด </w:t>
      </w:r>
      <w:r>
        <w:rPr>
          <w:lang w:val="en-GB"/>
        </w:rPr>
        <w:t xml:space="preserve">SR </w:t>
      </w:r>
      <w:r>
        <w:rPr>
          <w:rFonts w:hint="cs"/>
          <w:cs/>
        </w:rPr>
        <w:t xml:space="preserve">ระบบทำการ </w:t>
      </w:r>
      <w:r>
        <w:rPr>
          <w:lang w:val="en-GB"/>
        </w:rPr>
        <w:t xml:space="preserve">new browser tab </w:t>
      </w:r>
      <w:r>
        <w:rPr>
          <w:rFonts w:hint="cs"/>
          <w:cs/>
          <w:lang w:val="en-GB"/>
        </w:rPr>
        <w:t xml:space="preserve">และเปิดหน้าจอสำหรับการเพิ่มข้อมูล </w:t>
      </w:r>
      <w:r>
        <w:t>SR</w:t>
      </w:r>
    </w:p>
    <w:p w:rsidR="00172FAB" w:rsidRDefault="00172FAB" w:rsidP="00172FAB">
      <w:pPr>
        <w:pStyle w:val="ListParagraph"/>
        <w:numPr>
          <w:ilvl w:val="1"/>
          <w:numId w:val="278"/>
        </w:numPr>
      </w:pPr>
      <w:r>
        <w:t>Target URL:</w:t>
      </w:r>
      <w:r>
        <w:rPr>
          <w:rFonts w:hint="cs"/>
          <w:cs/>
        </w:rPr>
        <w:t xml:space="preserve"> </w:t>
      </w:r>
      <w:r>
        <w:t>~/</w:t>
      </w:r>
      <w:r>
        <w:rPr>
          <w:lang w:val="en-GB"/>
        </w:rPr>
        <w:t>ServiceRequest</w:t>
      </w:r>
      <w:r>
        <w:t>/Create</w:t>
      </w:r>
    </w:p>
    <w:p w:rsidR="00172FAB" w:rsidRDefault="00172FAB" w:rsidP="00172FAB">
      <w:pPr>
        <w:pStyle w:val="ListParagraph"/>
        <w:numPr>
          <w:ilvl w:val="1"/>
          <w:numId w:val="278"/>
        </w:numPr>
      </w:pPr>
      <w:r>
        <w:t>View : ~/Views/ServiceRequest/Create.cshtml</w:t>
      </w:r>
    </w:p>
    <w:p w:rsidR="00172FAB" w:rsidRDefault="00172FAB" w:rsidP="00C0155F">
      <w:pPr>
        <w:pStyle w:val="ListParagraph"/>
        <w:ind w:left="1080"/>
      </w:pPr>
    </w:p>
    <w:p w:rsidR="004160F1" w:rsidRDefault="004160F1" w:rsidP="004160F1">
      <w:pPr>
        <w:pStyle w:val="Heading4"/>
      </w:pPr>
      <w:r w:rsidRPr="00430F0E">
        <w:t xml:space="preserve">Action: </w:t>
      </w:r>
      <w:r>
        <w:t>View SR</w:t>
      </w:r>
    </w:p>
    <w:p w:rsidR="00172FAB" w:rsidRDefault="004160F1" w:rsidP="00C0155F">
      <w:pPr>
        <w:pStyle w:val="ListParagraph"/>
        <w:numPr>
          <w:ilvl w:val="0"/>
          <w:numId w:val="279"/>
        </w:numPr>
      </w:pPr>
      <w:r>
        <w:rPr>
          <w:rFonts w:hint="cs"/>
          <w:cs/>
        </w:rPr>
        <w:t xml:space="preserve">เมื่อคลิกแก้ไข </w:t>
      </w:r>
      <w:r>
        <w:rPr>
          <w:lang w:val="en-GB"/>
        </w:rPr>
        <w:t xml:space="preserve">SR </w:t>
      </w:r>
      <w:r>
        <w:rPr>
          <w:rFonts w:hint="cs"/>
          <w:cs/>
        </w:rPr>
        <w:t xml:space="preserve">ระบบทำการ </w:t>
      </w:r>
      <w:r>
        <w:rPr>
          <w:lang w:val="en-GB"/>
        </w:rPr>
        <w:t xml:space="preserve">new browser tab </w:t>
      </w:r>
      <w:r>
        <w:rPr>
          <w:rFonts w:hint="cs"/>
          <w:cs/>
          <w:lang w:val="en-GB"/>
        </w:rPr>
        <w:t xml:space="preserve">และเปิดหน้าจอ แก้ไข </w:t>
      </w:r>
      <w:r>
        <w:rPr>
          <w:lang w:val="en-GB"/>
        </w:rPr>
        <w:t>SR</w:t>
      </w:r>
      <w:r>
        <w:rPr>
          <w:rFonts w:hint="cs"/>
          <w:cs/>
          <w:lang w:val="en-GB"/>
        </w:rPr>
        <w:t xml:space="preserve"> โดยรายละเอียดการเปิดหน้าจอเป็นดังนี้</w:t>
      </w:r>
    </w:p>
    <w:p w:rsidR="004160F1" w:rsidRDefault="004160F1" w:rsidP="00C0155F">
      <w:pPr>
        <w:pStyle w:val="ListParagraph"/>
        <w:numPr>
          <w:ilvl w:val="1"/>
          <w:numId w:val="279"/>
        </w:numPr>
      </w:pPr>
      <w:r>
        <w:t>Target URL:</w:t>
      </w:r>
      <w:r>
        <w:rPr>
          <w:rFonts w:hint="cs"/>
          <w:cs/>
        </w:rPr>
        <w:t xml:space="preserve"> </w:t>
      </w:r>
      <w:r>
        <w:t>:</w:t>
      </w:r>
      <w:r>
        <w:rPr>
          <w:rFonts w:hint="cs"/>
          <w:cs/>
        </w:rPr>
        <w:t xml:space="preserve"> </w:t>
      </w:r>
      <w:r>
        <w:t>~/</w:t>
      </w:r>
      <w:r w:rsidRPr="00065CF1">
        <w:t xml:space="preserve"> </w:t>
      </w:r>
      <w:r>
        <w:rPr>
          <w:lang w:val="en-GB"/>
        </w:rPr>
        <w:t>ServiceRequest</w:t>
      </w:r>
      <w:r>
        <w:t>/Edit</w:t>
      </w:r>
    </w:p>
    <w:p w:rsidR="004160F1" w:rsidRDefault="004160F1" w:rsidP="00C0155F">
      <w:pPr>
        <w:pStyle w:val="ListParagraph"/>
        <w:numPr>
          <w:ilvl w:val="1"/>
          <w:numId w:val="279"/>
        </w:numPr>
      </w:pPr>
      <w:r>
        <w:t>Parameter : SrId</w:t>
      </w:r>
    </w:p>
    <w:p w:rsidR="004160F1" w:rsidRDefault="004160F1"/>
    <w:p w:rsidR="00361649" w:rsidRDefault="00361649"/>
    <w:p w:rsidR="00361649" w:rsidRDefault="00361649">
      <w:r>
        <w:br w:type="page"/>
      </w:r>
    </w:p>
    <w:p w:rsidR="00361649" w:rsidRPr="00060785" w:rsidRDefault="00361649" w:rsidP="00361649">
      <w:pPr>
        <w:pStyle w:val="Heading2"/>
      </w:pPr>
      <w:bookmarkStart w:id="176" w:name="_Toc494983112"/>
      <w:r>
        <w:lastRenderedPageBreak/>
        <w:t>2.2 New SR</w:t>
      </w:r>
      <w:bookmarkEnd w:id="176"/>
    </w:p>
    <w:p w:rsidR="00361649" w:rsidRDefault="00361649" w:rsidP="00361649">
      <w:pPr>
        <w:pStyle w:val="Heading3"/>
        <w:rPr>
          <w:ins w:id="177" w:author="AdminKK" w:date="2017-09-25T10:09:00Z"/>
        </w:rPr>
      </w:pPr>
      <w:r>
        <w:t xml:space="preserve">2.2.1 </w:t>
      </w:r>
      <w:r w:rsidRPr="005B6CF6">
        <w:t>Flow of Screens</w:t>
      </w:r>
    </w:p>
    <w:p w:rsidR="000142AD" w:rsidRDefault="000142AD" w:rsidP="000142AD">
      <w:pPr>
        <w:pStyle w:val="Heading4"/>
        <w:rPr>
          <w:ins w:id="178" w:author="AdminKK" w:date="2017-09-25T10:09:00Z"/>
        </w:rPr>
      </w:pPr>
      <w:ins w:id="179" w:author="AdminKK" w:date="2017-09-25T10:09:00Z">
        <w:r>
          <w:t>Section Customer Profile Information</w:t>
        </w:r>
      </w:ins>
    </w:p>
    <w:p w:rsidR="000142AD" w:rsidRPr="00F37BAC" w:rsidDel="000142AD" w:rsidRDefault="000142AD">
      <w:pPr>
        <w:rPr>
          <w:del w:id="180" w:author="AdminKK" w:date="2017-09-25T10:09:00Z"/>
        </w:rPr>
        <w:pPrChange w:id="181" w:author="AdminKK" w:date="2017-09-25T10:09:00Z">
          <w:pPr>
            <w:pStyle w:val="Heading3"/>
          </w:pPr>
        </w:pPrChange>
      </w:pPr>
    </w:p>
    <w:p w:rsidR="00361649" w:rsidRDefault="00FF5CFB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353F4FF5" wp14:editId="58EB2EF0">
            <wp:extent cx="5943600" cy="2777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FB" w:rsidRDefault="00FF5CFB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52A2E63F" wp14:editId="4E67E22B">
            <wp:extent cx="5947576" cy="644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227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4C" w:rsidDel="00AC7C4C" w:rsidRDefault="00AC7C4C" w:rsidP="00C01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del w:id="182" w:author="AdminKK" w:date="2017-09-25T13:52:00Z"/>
        </w:rPr>
      </w:pPr>
    </w:p>
    <w:p w:rsidR="00361649" w:rsidRDefault="00361649" w:rsidP="00C0155F">
      <w:pPr>
        <w:spacing w:after="0" w:line="240" w:lineRule="auto"/>
        <w:rPr>
          <w:ins w:id="183" w:author="AdminKK" w:date="2017-09-25T13:52:00Z"/>
        </w:rPr>
      </w:pPr>
    </w:p>
    <w:p w:rsidR="00AC7C4C" w:rsidRDefault="00AC7C4C" w:rsidP="00C0155F">
      <w:pPr>
        <w:spacing w:after="0" w:line="240" w:lineRule="auto"/>
        <w:rPr>
          <w:ins w:id="184" w:author="AdminKK" w:date="2017-09-25T13:52:00Z"/>
        </w:rPr>
      </w:pPr>
    </w:p>
    <w:p w:rsidR="00AC7C4C" w:rsidRDefault="00AC7C4C" w:rsidP="00AC7C4C">
      <w:pPr>
        <w:pStyle w:val="Heading4"/>
        <w:rPr>
          <w:ins w:id="185" w:author="AdminKK" w:date="2017-09-25T13:52:00Z"/>
        </w:rPr>
      </w:pPr>
      <w:ins w:id="186" w:author="AdminKK" w:date="2017-09-25T13:53:00Z">
        <w:r>
          <w:t>Dialog Search Customer</w:t>
        </w:r>
      </w:ins>
    </w:p>
    <w:p w:rsidR="00AC7C4C" w:rsidRDefault="00C911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ns w:id="187" w:author="AdminKK" w:date="2017-09-25T13:52:00Z"/>
        </w:rPr>
        <w:pPrChange w:id="188" w:author="AdminKK" w:date="2017-09-25T14:09:00Z">
          <w:pPr>
            <w:spacing w:after="0" w:line="240" w:lineRule="auto"/>
          </w:pPr>
        </w:pPrChange>
      </w:pPr>
      <w:ins w:id="189" w:author="AdminKK" w:date="2017-09-25T13:57:00Z">
        <w:r>
          <w:object w:dxaOrig="19156" w:dyaOrig="8536">
            <v:shape id="_x0000_i1034" type="#_x0000_t75" style="width:467.15pt;height:208.5pt" o:ole="">
              <v:imagedata r:id="rId34" o:title=""/>
            </v:shape>
            <o:OLEObject Type="Embed" ProgID="Visio.Drawing.15" ShapeID="_x0000_i1034" DrawAspect="Content" ObjectID="_1568724974" r:id="rId35"/>
          </w:object>
        </w:r>
      </w:ins>
    </w:p>
    <w:p w:rsidR="00AC7C4C" w:rsidRDefault="00AC7C4C" w:rsidP="00C0155F">
      <w:pPr>
        <w:spacing w:after="0" w:line="240" w:lineRule="auto"/>
        <w:rPr>
          <w:ins w:id="190" w:author="AdminKK" w:date="2017-09-25T13:52:00Z"/>
        </w:rPr>
      </w:pPr>
    </w:p>
    <w:p w:rsidR="00AC7C4C" w:rsidRDefault="00AC7C4C" w:rsidP="00C0155F">
      <w:pPr>
        <w:spacing w:after="0" w:line="240" w:lineRule="auto"/>
        <w:rPr>
          <w:ins w:id="191" w:author="AdminKK" w:date="2017-09-25T14:03:00Z"/>
        </w:rPr>
      </w:pPr>
    </w:p>
    <w:p w:rsidR="007E3BF1" w:rsidRDefault="007E3BF1">
      <w:pPr>
        <w:rPr>
          <w:ins w:id="192" w:author="AdminKK" w:date="2017-09-25T14:03:00Z"/>
          <w:cs/>
        </w:rPr>
      </w:pPr>
      <w:ins w:id="193" w:author="AdminKK" w:date="2017-09-25T14:03:00Z">
        <w:r>
          <w:rPr>
            <w:cs/>
          </w:rPr>
          <w:br w:type="page"/>
        </w:r>
      </w:ins>
    </w:p>
    <w:p w:rsidR="0032360E" w:rsidRDefault="0032360E" w:rsidP="0032360E">
      <w:pPr>
        <w:pStyle w:val="Heading4"/>
        <w:rPr>
          <w:ins w:id="194" w:author="AdminKK" w:date="2017-09-25T14:09:00Z"/>
        </w:rPr>
      </w:pPr>
      <w:ins w:id="195" w:author="AdminKK" w:date="2017-09-25T14:09:00Z">
        <w:r>
          <w:lastRenderedPageBreak/>
          <w:t>Dialog Search Contact/Account</w:t>
        </w:r>
      </w:ins>
    </w:p>
    <w:p w:rsidR="007E3BF1" w:rsidRDefault="007E3B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ns w:id="196" w:author="AdminKK" w:date="2017-09-25T14:03:00Z"/>
        </w:rPr>
        <w:pPrChange w:id="197" w:author="AdminKK" w:date="2017-09-25T14:09:00Z">
          <w:pPr>
            <w:spacing w:after="0" w:line="240" w:lineRule="auto"/>
          </w:pPr>
        </w:pPrChange>
      </w:pPr>
      <w:ins w:id="198" w:author="AdminKK" w:date="2017-09-25T14:09:00Z">
        <w:r>
          <w:object w:dxaOrig="19156" w:dyaOrig="6780">
            <v:shape id="_x0000_i1035" type="#_x0000_t75" style="width:467.15pt;height:165.3pt" o:ole="">
              <v:imagedata r:id="rId36" o:title=""/>
            </v:shape>
            <o:OLEObject Type="Embed" ProgID="Visio.Drawing.15" ShapeID="_x0000_i1035" DrawAspect="Content" ObjectID="_1568724975" r:id="rId37"/>
          </w:object>
        </w:r>
      </w:ins>
    </w:p>
    <w:p w:rsidR="007E3BF1" w:rsidRDefault="007E3BF1" w:rsidP="00C0155F">
      <w:pPr>
        <w:spacing w:after="0" w:line="240" w:lineRule="auto"/>
        <w:rPr>
          <w:ins w:id="199" w:author="AdminKK" w:date="2017-09-25T14:03:00Z"/>
        </w:rPr>
      </w:pPr>
    </w:p>
    <w:p w:rsidR="007B592A" w:rsidRDefault="007B592A" w:rsidP="007B592A">
      <w:pPr>
        <w:pStyle w:val="Heading4"/>
        <w:rPr>
          <w:ins w:id="200" w:author="AdminKK" w:date="2017-09-25T15:58:00Z"/>
        </w:rPr>
      </w:pPr>
      <w:ins w:id="201" w:author="AdminKK" w:date="2017-09-25T15:58:00Z">
        <w:r>
          <w:t>Dialog Search Contact</w:t>
        </w:r>
      </w:ins>
    </w:p>
    <w:p w:rsidR="007B592A" w:rsidRDefault="007B592A" w:rsidP="00C0155F">
      <w:pPr>
        <w:spacing w:after="0" w:line="240" w:lineRule="auto"/>
        <w:rPr>
          <w:ins w:id="202" w:author="AdminKK" w:date="2017-09-25T15:58:00Z"/>
        </w:rPr>
      </w:pPr>
      <w:ins w:id="203" w:author="AdminKK" w:date="2017-09-25T15:58:00Z">
        <w:r>
          <w:rPr>
            <w:noProof/>
          </w:rPr>
          <w:drawing>
            <wp:inline distT="0" distB="0" distL="0" distR="0" wp14:anchorId="43A9EA4E" wp14:editId="4153989F">
              <wp:extent cx="5943600" cy="2819400"/>
              <wp:effectExtent l="19050" t="1905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1940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B592A" w:rsidRDefault="007B592A" w:rsidP="00C0155F">
      <w:pPr>
        <w:spacing w:after="0" w:line="240" w:lineRule="auto"/>
        <w:rPr>
          <w:ins w:id="204" w:author="AdminKK" w:date="2017-09-25T15:59:00Z"/>
        </w:rPr>
      </w:pPr>
    </w:p>
    <w:p w:rsidR="007B592A" w:rsidRDefault="007B592A">
      <w:pPr>
        <w:rPr>
          <w:ins w:id="205" w:author="AdminKK" w:date="2017-09-25T15:59:00Z"/>
          <w:color w:val="0000CC"/>
          <w:u w:val="single"/>
        </w:rPr>
      </w:pPr>
      <w:ins w:id="206" w:author="AdminKK" w:date="2017-09-25T15:59:00Z">
        <w:r>
          <w:br w:type="page"/>
        </w:r>
      </w:ins>
    </w:p>
    <w:p w:rsidR="007B592A" w:rsidRDefault="007B592A" w:rsidP="007B592A">
      <w:pPr>
        <w:pStyle w:val="Heading4"/>
        <w:rPr>
          <w:ins w:id="207" w:author="AdminKK" w:date="2017-09-25T15:59:00Z"/>
        </w:rPr>
      </w:pPr>
      <w:ins w:id="208" w:author="AdminKK" w:date="2017-09-25T15:59:00Z">
        <w:r>
          <w:lastRenderedPageBreak/>
          <w:t xml:space="preserve">Dialog </w:t>
        </w:r>
        <w:r>
          <w:rPr>
            <w:rFonts w:hint="cs"/>
            <w:cs/>
          </w:rPr>
          <w:t>บันทึกข้อมูลผู้ติดต่อ</w:t>
        </w:r>
      </w:ins>
    </w:p>
    <w:p w:rsidR="007B592A" w:rsidRDefault="007B592A" w:rsidP="00C0155F">
      <w:pPr>
        <w:spacing w:after="0" w:line="240" w:lineRule="auto"/>
        <w:rPr>
          <w:ins w:id="209" w:author="AdminKK" w:date="2017-09-25T15:59:00Z"/>
        </w:rPr>
      </w:pPr>
      <w:ins w:id="210" w:author="AdminKK" w:date="2017-09-25T15:59:00Z">
        <w:r>
          <w:rPr>
            <w:noProof/>
          </w:rPr>
          <w:drawing>
            <wp:inline distT="0" distB="0" distL="0" distR="0" wp14:anchorId="3CAEA82C" wp14:editId="40BF8142">
              <wp:extent cx="5943600" cy="227076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70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592A" w:rsidRDefault="007B592A" w:rsidP="00C0155F">
      <w:pPr>
        <w:spacing w:after="0" w:line="240" w:lineRule="auto"/>
        <w:rPr>
          <w:ins w:id="211" w:author="AdminKK" w:date="2017-09-25T10:09:00Z"/>
        </w:rPr>
      </w:pPr>
    </w:p>
    <w:p w:rsidR="000142AD" w:rsidDel="000142AD" w:rsidRDefault="000142AD" w:rsidP="00C0155F">
      <w:pPr>
        <w:spacing w:after="0" w:line="240" w:lineRule="auto"/>
        <w:rPr>
          <w:del w:id="212" w:author="AdminKK" w:date="2017-09-25T10:14:00Z"/>
        </w:rPr>
      </w:pPr>
    </w:p>
    <w:p w:rsidR="00FF5CFB" w:rsidRPr="00060785" w:rsidRDefault="00FF5CFB" w:rsidP="00FF5CFB">
      <w:pPr>
        <w:pStyle w:val="Heading3"/>
      </w:pPr>
      <w:r>
        <w:t xml:space="preserve">2.2.2 </w:t>
      </w:r>
      <w:r w:rsidRPr="00060785">
        <w:t>Screen Design</w:t>
      </w:r>
    </w:p>
    <w:p w:rsidR="00FF5CFB" w:rsidRDefault="00FF5CFB" w:rsidP="00FF5CFB">
      <w:pPr>
        <w:pStyle w:val="Heading4"/>
      </w:pPr>
      <w:r>
        <w:t>Section Customer Profile Information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1"/>
        <w:gridCol w:w="1870"/>
        <w:gridCol w:w="3574"/>
        <w:gridCol w:w="3741"/>
      </w:tblGrid>
      <w:tr w:rsidR="00FF5CFB" w:rsidTr="0001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CFB" w:rsidRDefault="00FF5CFB" w:rsidP="000142AD">
            <w:pPr>
              <w:pStyle w:val="TableHeader"/>
            </w:pPr>
            <w:r>
              <w:t>#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5CFB" w:rsidRDefault="00FF5CFB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Name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5CFB" w:rsidRDefault="00FF5CFB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5CFB" w:rsidRDefault="00FF5CFB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</w:t>
            </w:r>
          </w:p>
        </w:tc>
      </w:tr>
      <w:tr w:rsidR="00FF5CFB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F5CFB" w:rsidRPr="008C6BF1" w:rsidRDefault="00FF5CFB" w:rsidP="000142AD">
            <w:pPr>
              <w:pStyle w:val="TableContent"/>
              <w:rPr>
                <w:sz w:val="16"/>
                <w:szCs w:val="16"/>
              </w:rPr>
            </w:pPr>
            <w:r w:rsidRPr="008C6BF1">
              <w:rPr>
                <w:sz w:val="16"/>
                <w:szCs w:val="16"/>
              </w:rPr>
              <w:t>1</w:t>
            </w:r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F5CFB" w:rsidRPr="008C6BF1" w:rsidRDefault="00FF5CFB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del w:id="213" w:author="AdminKK" w:date="2017-09-25T09:48:00Z">
              <w:r w:rsidRPr="008C6BF1" w:rsidDel="00095872">
                <w:rPr>
                  <w:rFonts w:hint="cs"/>
                  <w:sz w:val="16"/>
                  <w:szCs w:val="16"/>
                  <w:cs/>
                </w:rPr>
                <w:delText>ชื่อลูกค้า</w:delText>
              </w:r>
            </w:del>
            <w:ins w:id="214" w:author="AdminKK" w:date="2017-09-25T09:48:00Z">
              <w:r w:rsidR="00095872">
                <w:rPr>
                  <w:sz w:val="16"/>
                  <w:szCs w:val="16"/>
                </w:rPr>
                <w:t>Subscription Type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F5CFB" w:rsidRPr="008C6BF1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ins w:id="215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16" w:author="AdminKK" w:date="2017-09-25T09:55:00Z">
              <w:r w:rsidRPr="00C5375A">
                <w:rPr>
                  <w:sz w:val="16"/>
                  <w:szCs w:val="16"/>
                  <w:rPrChange w:id="217" w:author="AdminKK" w:date="2017-09-25T09:59:00Z">
                    <w:rPr>
                      <w:rFonts w:eastAsia="Tahoma"/>
                    </w:rPr>
                  </w:rPrChange>
                </w:rPr>
                <w:t>.SUBSCRIPT_TYPE_</w:t>
              </w:r>
            </w:ins>
            <w:ins w:id="218" w:author="AdminKK" w:date="2017-09-25T10:47:00Z">
              <w:r w:rsidR="00860773">
                <w:rPr>
                  <w:sz w:val="16"/>
                  <w:szCs w:val="16"/>
                </w:rPr>
                <w:t>NAME</w:t>
              </w:r>
            </w:ins>
            <w:ins w:id="219" w:author="AdminKK" w:date="2017-09-25T09:55:00Z">
              <w:r w:rsidRPr="008C6BF1" w:rsidDel="00095872">
                <w:rPr>
                  <w:sz w:val="16"/>
                  <w:szCs w:val="16"/>
                </w:rPr>
                <w:t xml:space="preserve"> </w:t>
              </w:r>
            </w:ins>
            <w:del w:id="220" w:author="AdminKK" w:date="2017-09-25T09:48:00Z">
              <w:r w:rsidR="00FF5CFB" w:rsidRPr="008C6BF1" w:rsidDel="00095872">
                <w:rPr>
                  <w:sz w:val="16"/>
                  <w:szCs w:val="16"/>
                </w:rPr>
                <w:delText>TB_T_SR</w:delText>
              </w:r>
              <w:r w:rsidR="00FF5CFB" w:rsidDel="00095872">
                <w:rPr>
                  <w:sz w:val="16"/>
                  <w:szCs w:val="16"/>
                </w:rPr>
                <w:delText>_CUSTOMER</w:delText>
              </w:r>
              <w:r w:rsidR="00FF5CFB" w:rsidRPr="008C6BF1" w:rsidDel="00095872">
                <w:rPr>
                  <w:sz w:val="16"/>
                  <w:szCs w:val="16"/>
                </w:rPr>
                <w:delText>.FI</w:delText>
              </w:r>
              <w:r w:rsidR="00FF5CFB" w:rsidDel="00095872">
                <w:rPr>
                  <w:sz w:val="16"/>
                  <w:szCs w:val="16"/>
                </w:rPr>
                <w:delText xml:space="preserve">RST_NAME_TH or </w:delText>
              </w:r>
              <w:r w:rsidR="00FF5CFB" w:rsidRPr="008C6BF1" w:rsidDel="00095872">
                <w:rPr>
                  <w:sz w:val="16"/>
                  <w:szCs w:val="16"/>
                </w:rPr>
                <w:delText>TB_T_SR</w:delText>
              </w:r>
              <w:r w:rsidR="00FF5CFB" w:rsidDel="00095872">
                <w:rPr>
                  <w:sz w:val="16"/>
                  <w:szCs w:val="16"/>
                </w:rPr>
                <w:delText>_CUSTOMER.FIRST_NAME_EN</w:delText>
              </w:r>
            </w:del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F5CFB" w:rsidRPr="008C6BF1" w:rsidRDefault="00FF5CFB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21" w:author="AdminKK" w:date="2017-09-25T09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22" w:author="AdminKK" w:date="2017-09-25T09:48:00Z"/>
                <w:sz w:val="16"/>
                <w:szCs w:val="16"/>
              </w:rPr>
            </w:pPr>
            <w:ins w:id="223" w:author="AdminKK" w:date="2017-09-25T10:04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095872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24" w:author="AdminKK" w:date="2017-09-25T09:48:00Z"/>
                <w:sz w:val="16"/>
                <w:szCs w:val="16"/>
                <w:cs/>
              </w:rPr>
            </w:pPr>
            <w:ins w:id="225" w:author="AdminKK" w:date="2017-09-25T09:49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26" w:author="AdminKK" w:date="2017-09-25T09:48:00Z"/>
                <w:sz w:val="16"/>
                <w:szCs w:val="16"/>
              </w:rPr>
            </w:pPr>
            <w:ins w:id="227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28" w:author="AdminKK" w:date="2017-09-25T09:55:00Z">
              <w:r w:rsidRPr="00C5375A">
                <w:rPr>
                  <w:sz w:val="16"/>
                  <w:szCs w:val="16"/>
                  <w:rPrChange w:id="229" w:author="AdminKK" w:date="2017-09-25T09:59:00Z">
                    <w:rPr>
                      <w:rFonts w:eastAsia="Tahoma"/>
                    </w:rPr>
                  </w:rPrChange>
                </w:rPr>
                <w:t>.CARD_NO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30" w:author="AdminKK" w:date="2017-09-25T09:48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31" w:author="AdminKK" w:date="2017-09-25T09:4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32" w:author="AdminKK" w:date="2017-09-25T09:49:00Z"/>
                <w:sz w:val="16"/>
                <w:szCs w:val="16"/>
              </w:rPr>
            </w:pPr>
            <w:ins w:id="233" w:author="AdminKK" w:date="2017-09-25T10:04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4" w:author="AdminKK" w:date="2017-09-25T09:49:00Z"/>
                <w:sz w:val="16"/>
                <w:szCs w:val="16"/>
                <w:cs/>
              </w:rPr>
            </w:pPr>
            <w:ins w:id="235" w:author="AdminKK" w:date="2017-09-25T09:49:00Z">
              <w:r>
                <w:rPr>
                  <w:rFonts w:hint="cs"/>
                  <w:sz w:val="16"/>
                  <w:szCs w:val="16"/>
                  <w:cs/>
                </w:rPr>
                <w:t>วันเกิด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6" w:author="AdminKK" w:date="2017-09-25T09:49:00Z"/>
                <w:sz w:val="16"/>
                <w:szCs w:val="16"/>
              </w:rPr>
            </w:pPr>
            <w:ins w:id="237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38" w:author="AdminKK" w:date="2017-09-25T09:55:00Z">
              <w:r w:rsidRPr="00C5375A">
                <w:rPr>
                  <w:sz w:val="16"/>
                  <w:szCs w:val="16"/>
                  <w:rPrChange w:id="239" w:author="AdminKK" w:date="2017-09-25T09:59:00Z">
                    <w:rPr>
                      <w:rFonts w:eastAsia="Tahoma"/>
                    </w:rPr>
                  </w:rPrChange>
                </w:rPr>
                <w:t>.BIRTH_DATE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C5375A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0" w:author="AdminKK" w:date="2017-09-25T09:49:00Z"/>
                <w:sz w:val="16"/>
                <w:szCs w:val="16"/>
              </w:rPr>
            </w:pPr>
            <w:ins w:id="241" w:author="AdminKK" w:date="2017-09-25T09:56:00Z">
              <w:r w:rsidRPr="00C5375A">
                <w:rPr>
                  <w:sz w:val="16"/>
                  <w:szCs w:val="16"/>
                  <w:rPrChange w:id="242" w:author="AdminKK" w:date="2017-09-25T09:59:00Z">
                    <w:rPr>
                      <w:rFonts w:eastAsia="Tahoma"/>
                    </w:rPr>
                  </w:rPrChange>
                </w:rPr>
                <w:t xml:space="preserve">Format </w:t>
              </w:r>
              <w:r w:rsidRPr="00C5375A">
                <w:rPr>
                  <w:rFonts w:hint="eastAsia"/>
                  <w:sz w:val="16"/>
                  <w:szCs w:val="16"/>
                  <w:cs/>
                  <w:rPrChange w:id="243" w:author="AdminKK" w:date="2017-09-25T09:59:00Z">
                    <w:rPr>
                      <w:rFonts w:eastAsia="Tahoma" w:hint="eastAsia"/>
                      <w:cs/>
                    </w:rPr>
                  </w:rPrChange>
                </w:rPr>
                <w:t>เป็น</w:t>
              </w:r>
              <w:r w:rsidRPr="00C5375A">
                <w:rPr>
                  <w:sz w:val="16"/>
                  <w:szCs w:val="16"/>
                  <w:cs/>
                  <w:rPrChange w:id="244" w:author="AdminKK" w:date="2017-09-25T09:59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C5375A">
                <w:rPr>
                  <w:sz w:val="16"/>
                  <w:szCs w:val="16"/>
                  <w:rPrChange w:id="245" w:author="AdminKK" w:date="2017-09-25T09:59:00Z">
                    <w:rPr>
                      <w:rFonts w:eastAsia="Tahoma"/>
                    </w:rPr>
                  </w:rPrChange>
                </w:rPr>
                <w:t>dd/MM/YYYY</w:t>
              </w:r>
            </w:ins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46" w:author="AdminKK" w:date="2017-09-25T09:4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47" w:author="AdminKK" w:date="2017-09-25T09:49:00Z"/>
                <w:sz w:val="16"/>
                <w:szCs w:val="16"/>
              </w:rPr>
            </w:pPr>
            <w:ins w:id="248" w:author="AdminKK" w:date="2017-09-25T10:04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49" w:author="AdminKK" w:date="2017-09-25T09:49:00Z"/>
                <w:sz w:val="16"/>
                <w:szCs w:val="16"/>
                <w:cs/>
              </w:rPr>
            </w:pPr>
            <w:ins w:id="250" w:author="AdminKK" w:date="2017-09-25T09:49:00Z">
              <w:r>
                <w:rPr>
                  <w:rFonts w:hint="cs"/>
                  <w:sz w:val="16"/>
                  <w:szCs w:val="16"/>
                  <w:cs/>
                </w:rPr>
                <w:t>คำนำหน้า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C5375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51" w:author="AdminKK" w:date="2017-09-25T09:49:00Z"/>
                <w:sz w:val="16"/>
                <w:szCs w:val="16"/>
              </w:rPr>
            </w:pPr>
            <w:ins w:id="252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53" w:author="AdminKK" w:date="2017-09-25T09:56:00Z">
              <w:r w:rsidRPr="00C5375A">
                <w:rPr>
                  <w:sz w:val="16"/>
                  <w:szCs w:val="16"/>
                  <w:rPrChange w:id="254" w:author="AdminKK" w:date="2017-09-25T09:59:00Z">
                    <w:rPr>
                      <w:rFonts w:eastAsia="Tahoma"/>
                    </w:rPr>
                  </w:rPrChange>
                </w:rPr>
                <w:t>.TITLE_</w:t>
              </w:r>
            </w:ins>
            <w:ins w:id="255" w:author="AdminKK" w:date="2017-09-25T10:47:00Z">
              <w:r w:rsidR="00860773">
                <w:rPr>
                  <w:sz w:val="16"/>
                  <w:szCs w:val="16"/>
                </w:rPr>
                <w:t>NAME_</w:t>
              </w:r>
            </w:ins>
            <w:ins w:id="256" w:author="AdminKK" w:date="2017-09-25T09:56:00Z">
              <w:r w:rsidRPr="00C5375A">
                <w:rPr>
                  <w:sz w:val="16"/>
                  <w:szCs w:val="16"/>
                  <w:rPrChange w:id="257" w:author="AdminKK" w:date="2017-09-25T09:59:00Z">
                    <w:rPr>
                      <w:rFonts w:eastAsia="Tahoma"/>
                    </w:rPr>
                  </w:rPrChange>
                </w:rPr>
                <w:t>TH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58" w:author="AdminKK" w:date="2017-09-25T09:49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59" w:author="AdminKK" w:date="2017-09-25T09:4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60" w:author="AdminKK" w:date="2017-09-25T09:49:00Z"/>
                <w:sz w:val="16"/>
                <w:szCs w:val="16"/>
              </w:rPr>
            </w:pPr>
            <w:ins w:id="261" w:author="AdminKK" w:date="2017-09-25T10:04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" w:author="AdminKK" w:date="2017-09-25T09:49:00Z"/>
                <w:sz w:val="16"/>
                <w:szCs w:val="16"/>
                <w:cs/>
              </w:rPr>
            </w:pPr>
            <w:ins w:id="263" w:author="AdminKK" w:date="2017-09-25T09:49:00Z">
              <w:r>
                <w:rPr>
                  <w:rFonts w:hint="cs"/>
                  <w:sz w:val="16"/>
                  <w:szCs w:val="16"/>
                  <w:cs/>
                </w:rPr>
                <w:t>ชื่อลูกค้า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4" w:author="AdminKK" w:date="2017-09-25T09:49:00Z"/>
                <w:sz w:val="16"/>
                <w:szCs w:val="16"/>
              </w:rPr>
            </w:pPr>
            <w:ins w:id="265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66" w:author="AdminKK" w:date="2017-09-25T09:56:00Z">
              <w:r w:rsidRPr="00C5375A">
                <w:rPr>
                  <w:sz w:val="16"/>
                  <w:szCs w:val="16"/>
                  <w:rPrChange w:id="267" w:author="AdminKK" w:date="2017-09-25T09:59:00Z">
                    <w:rPr>
                      <w:rFonts w:eastAsia="Tahoma"/>
                    </w:rPr>
                  </w:rPrChange>
                </w:rPr>
                <w:t>.FIRST_NAME_TH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" w:author="AdminKK" w:date="2017-09-25T09:49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9" w:author="AdminKK" w:date="2017-09-25T09:4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70" w:author="AdminKK" w:date="2017-09-25T09:49:00Z"/>
                <w:sz w:val="16"/>
                <w:szCs w:val="16"/>
              </w:rPr>
            </w:pPr>
            <w:ins w:id="271" w:author="AdminKK" w:date="2017-09-25T10:04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2" w:author="AdminKK" w:date="2017-09-25T09:49:00Z"/>
                <w:sz w:val="16"/>
                <w:szCs w:val="16"/>
                <w:cs/>
              </w:rPr>
            </w:pPr>
            <w:ins w:id="273" w:author="AdminKK" w:date="2017-09-25T09:50:00Z">
              <w:r>
                <w:rPr>
                  <w:rFonts w:hint="cs"/>
                  <w:sz w:val="16"/>
                  <w:szCs w:val="16"/>
                  <w:cs/>
                </w:rPr>
                <w:t>นามสกุลลูกค้า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4" w:author="AdminKK" w:date="2017-09-25T09:49:00Z"/>
                <w:sz w:val="16"/>
                <w:szCs w:val="16"/>
              </w:rPr>
            </w:pPr>
            <w:ins w:id="275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76" w:author="AdminKK" w:date="2017-09-25T09:56:00Z">
              <w:r w:rsidRPr="00C5375A">
                <w:rPr>
                  <w:sz w:val="16"/>
                  <w:szCs w:val="16"/>
                  <w:rPrChange w:id="277" w:author="AdminKK" w:date="2017-09-25T09:59:00Z">
                    <w:rPr>
                      <w:rFonts w:eastAsia="Tahoma"/>
                    </w:rPr>
                  </w:rPrChange>
                </w:rPr>
                <w:t>.LAST_NAME_TH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8" w:author="AdminKK" w:date="2017-09-25T09:49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79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80" w:author="AdminKK" w:date="2017-09-25T09:50:00Z"/>
                <w:sz w:val="16"/>
                <w:szCs w:val="16"/>
              </w:rPr>
            </w:pPr>
            <w:ins w:id="281" w:author="AdminKK" w:date="2017-09-25T10:04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2" w:author="AdminKK" w:date="2017-09-25T09:50:00Z"/>
                <w:sz w:val="16"/>
                <w:szCs w:val="16"/>
              </w:rPr>
            </w:pPr>
            <w:ins w:id="283" w:author="AdminKK" w:date="2017-09-25T09:50:00Z">
              <w:r>
                <w:rPr>
                  <w:sz w:val="16"/>
                  <w:szCs w:val="16"/>
                </w:rPr>
                <w:t>Title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C5375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4" w:author="AdminKK" w:date="2017-09-25T09:50:00Z"/>
                <w:sz w:val="16"/>
                <w:szCs w:val="16"/>
              </w:rPr>
            </w:pPr>
            <w:ins w:id="285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86" w:author="AdminKK" w:date="2017-09-25T09:56:00Z">
              <w:r w:rsidRPr="00C5375A">
                <w:rPr>
                  <w:sz w:val="16"/>
                  <w:szCs w:val="16"/>
                  <w:rPrChange w:id="287" w:author="AdminKK" w:date="2017-09-25T09:59:00Z">
                    <w:rPr>
                      <w:rFonts w:eastAsia="Tahoma"/>
                    </w:rPr>
                  </w:rPrChange>
                </w:rPr>
                <w:t>.TITLE_</w:t>
              </w:r>
            </w:ins>
            <w:ins w:id="288" w:author="AdminKK" w:date="2017-09-25T10:48:00Z">
              <w:r w:rsidR="00860773">
                <w:rPr>
                  <w:sz w:val="16"/>
                  <w:szCs w:val="16"/>
                </w:rPr>
                <w:t>NAME_</w:t>
              </w:r>
            </w:ins>
            <w:ins w:id="289" w:author="AdminKK" w:date="2017-09-25T09:56:00Z">
              <w:r w:rsidRPr="00C5375A">
                <w:rPr>
                  <w:sz w:val="16"/>
                  <w:szCs w:val="16"/>
                  <w:rPrChange w:id="290" w:author="AdminKK" w:date="2017-09-25T09:59:00Z">
                    <w:rPr>
                      <w:rFonts w:eastAsia="Tahoma"/>
                    </w:rPr>
                  </w:rPrChange>
                </w:rPr>
                <w:t>EN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1" w:author="AdminKK" w:date="2017-09-25T09:50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92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293" w:author="AdminKK" w:date="2017-09-25T09:50:00Z"/>
                <w:sz w:val="16"/>
                <w:szCs w:val="16"/>
              </w:rPr>
            </w:pPr>
            <w:ins w:id="294" w:author="AdminKK" w:date="2017-09-25T10:04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5" w:author="AdminKK" w:date="2017-09-25T09:50:00Z"/>
                <w:sz w:val="16"/>
                <w:szCs w:val="16"/>
              </w:rPr>
            </w:pPr>
            <w:ins w:id="296" w:author="AdminKK" w:date="2017-09-25T09:50:00Z">
              <w:r>
                <w:rPr>
                  <w:sz w:val="16"/>
                  <w:szCs w:val="16"/>
                </w:rPr>
                <w:t>First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7" w:author="AdminKK" w:date="2017-09-25T09:50:00Z"/>
                <w:sz w:val="16"/>
                <w:szCs w:val="16"/>
              </w:rPr>
            </w:pPr>
            <w:ins w:id="298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299" w:author="AdminKK" w:date="2017-09-25T09:57:00Z">
              <w:r w:rsidRPr="00C5375A">
                <w:rPr>
                  <w:sz w:val="16"/>
                  <w:szCs w:val="16"/>
                  <w:rPrChange w:id="300" w:author="AdminKK" w:date="2017-09-25T09:59:00Z">
                    <w:rPr>
                      <w:rFonts w:eastAsia="Tahoma"/>
                    </w:rPr>
                  </w:rPrChange>
                </w:rPr>
                <w:t>.FIRST_NAME_EN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1" w:author="AdminKK" w:date="2017-09-25T09:50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02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303" w:author="AdminKK" w:date="2017-09-25T09:50:00Z"/>
                <w:sz w:val="16"/>
                <w:szCs w:val="16"/>
              </w:rPr>
            </w:pPr>
            <w:ins w:id="304" w:author="AdminKK" w:date="2017-09-25T10:04:00Z">
              <w:r>
                <w:rPr>
                  <w:sz w:val="16"/>
                  <w:szCs w:val="16"/>
                </w:rPr>
                <w:t>9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095872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5" w:author="AdminKK" w:date="2017-09-25T09:50:00Z"/>
                <w:sz w:val="16"/>
                <w:szCs w:val="16"/>
              </w:rPr>
            </w:pPr>
            <w:ins w:id="306" w:author="AdminKK" w:date="2017-09-25T09:50:00Z">
              <w:r>
                <w:rPr>
                  <w:sz w:val="16"/>
                  <w:szCs w:val="16"/>
                </w:rPr>
                <w:t>Last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7" w:author="AdminKK" w:date="2017-09-25T09:50:00Z"/>
                <w:sz w:val="16"/>
                <w:szCs w:val="16"/>
              </w:rPr>
            </w:pPr>
            <w:ins w:id="308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309" w:author="AdminKK" w:date="2017-09-25T09:57:00Z">
              <w:r w:rsidRPr="00C5375A">
                <w:rPr>
                  <w:sz w:val="16"/>
                  <w:szCs w:val="16"/>
                  <w:rPrChange w:id="310" w:author="AdminKK" w:date="2017-09-25T09:59:00Z">
                    <w:rPr>
                      <w:rFonts w:eastAsia="Tahoma"/>
                    </w:rPr>
                  </w:rPrChange>
                </w:rPr>
                <w:t>.LAST_NAME_EN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1" w:author="AdminKK" w:date="2017-09-25T09:50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12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313" w:author="AdminKK" w:date="2017-09-25T09:50:00Z"/>
                <w:sz w:val="16"/>
                <w:szCs w:val="16"/>
              </w:rPr>
            </w:pPr>
            <w:ins w:id="314" w:author="AdminKK" w:date="2017-09-25T10:04:00Z">
              <w:r>
                <w:rPr>
                  <w:sz w:val="16"/>
                  <w:szCs w:val="16"/>
                </w:rPr>
                <w:t>10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5" w:author="AdminKK" w:date="2017-09-25T09:50:00Z"/>
                <w:sz w:val="16"/>
                <w:szCs w:val="16"/>
              </w:rPr>
            </w:pPr>
            <w:ins w:id="316" w:author="AdminKK" w:date="2017-09-25T09:54:00Z">
              <w:r w:rsidRPr="00C5375A">
                <w:rPr>
                  <w:rFonts w:hint="eastAsia"/>
                  <w:sz w:val="16"/>
                  <w:szCs w:val="16"/>
                  <w:cs/>
                  <w:rPrChange w:id="317" w:author="AdminKK" w:date="2017-09-25T09:59:00Z">
                    <w:rPr>
                      <w:rFonts w:eastAsia="Tahoma" w:hint="eastAsia"/>
                      <w:cs/>
                    </w:rPr>
                  </w:rPrChange>
                </w:rPr>
                <w:t>เบอร์โทรศัพท์</w:t>
              </w:r>
              <w:r w:rsidRPr="00C5375A">
                <w:rPr>
                  <w:sz w:val="16"/>
                  <w:szCs w:val="16"/>
                  <w:rPrChange w:id="318" w:author="AdminKK" w:date="2017-09-25T09:59:00Z">
                    <w:rPr>
                      <w:rFonts w:eastAsia="Tahoma"/>
                    </w:rPr>
                  </w:rPrChange>
                </w:rPr>
                <w:t>#1, #2, #3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9" w:author="AdminKK" w:date="2017-09-25T09:50:00Z"/>
                <w:sz w:val="16"/>
                <w:szCs w:val="16"/>
              </w:rPr>
            </w:pPr>
            <w:ins w:id="320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321" w:author="AdminKK" w:date="2017-09-25T09:54:00Z">
              <w:r w:rsidRPr="00C5375A">
                <w:rPr>
                  <w:sz w:val="16"/>
                  <w:szCs w:val="16"/>
                  <w:rPrChange w:id="322" w:author="AdminKK" w:date="2017-09-25T09:59:00Z">
                    <w:rPr>
                      <w:rFonts w:eastAsia="Tahoma"/>
                    </w:rPr>
                  </w:rPrChange>
                </w:rPr>
                <w:t>.PHONE_NO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3" w:author="AdminKK" w:date="2017-09-25T09:50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24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325" w:author="AdminKK" w:date="2017-09-25T09:50:00Z"/>
                <w:sz w:val="16"/>
                <w:szCs w:val="16"/>
              </w:rPr>
            </w:pPr>
            <w:ins w:id="326" w:author="AdminKK" w:date="2017-09-25T10:04:00Z">
              <w:r>
                <w:rPr>
                  <w:sz w:val="16"/>
                  <w:szCs w:val="16"/>
                </w:rPr>
                <w:t>11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7" w:author="AdminKK" w:date="2017-09-25T09:50:00Z"/>
                <w:sz w:val="16"/>
                <w:szCs w:val="16"/>
              </w:rPr>
            </w:pPr>
            <w:ins w:id="328" w:author="AdminKK" w:date="2017-09-25T09:54:00Z">
              <w:r w:rsidRPr="00C5375A">
                <w:rPr>
                  <w:rFonts w:hint="eastAsia"/>
                  <w:sz w:val="16"/>
                  <w:szCs w:val="16"/>
                  <w:cs/>
                  <w:rPrChange w:id="329" w:author="AdminKK" w:date="2017-09-25T09:59:00Z">
                    <w:rPr>
                      <w:rFonts w:eastAsia="Tahoma" w:hint="eastAsia"/>
                      <w:cs/>
                    </w:rPr>
                  </w:rPrChange>
                </w:rPr>
                <w:t>เบอร์แฟกซ์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0" w:author="AdminKK" w:date="2017-09-25T09:50:00Z"/>
                <w:sz w:val="16"/>
                <w:szCs w:val="16"/>
              </w:rPr>
            </w:pPr>
            <w:ins w:id="331" w:author="AdminKK" w:date="2017-09-25T10:00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332" w:author="AdminKK" w:date="2017-09-25T09:57:00Z">
              <w:r w:rsidRPr="00C5375A">
                <w:rPr>
                  <w:sz w:val="16"/>
                  <w:szCs w:val="16"/>
                  <w:rPrChange w:id="333" w:author="AdminKK" w:date="2017-09-25T09:59:00Z">
                    <w:rPr>
                      <w:rFonts w:eastAsia="Tahoma"/>
                    </w:rPr>
                  </w:rPrChange>
                </w:rPr>
                <w:t>.</w:t>
              </w:r>
            </w:ins>
            <w:ins w:id="334" w:author="AdminKK" w:date="2017-09-25T10:02:00Z">
              <w:r>
                <w:rPr>
                  <w:sz w:val="16"/>
                  <w:szCs w:val="16"/>
                </w:rPr>
                <w:t>FAX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5" w:author="AdminKK" w:date="2017-09-25T09:50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36" w:author="AdminKK" w:date="2017-09-25T09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337" w:author="AdminKK" w:date="2017-09-25T09:51:00Z"/>
                <w:sz w:val="16"/>
                <w:szCs w:val="16"/>
              </w:rPr>
            </w:pPr>
            <w:ins w:id="338" w:author="AdminKK" w:date="2017-09-25T10:04:00Z">
              <w:r>
                <w:rPr>
                  <w:sz w:val="16"/>
                  <w:szCs w:val="16"/>
                </w:rPr>
                <w:t>12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9" w:author="AdminKK" w:date="2017-09-25T09:51:00Z"/>
                <w:sz w:val="16"/>
                <w:szCs w:val="16"/>
              </w:rPr>
            </w:pPr>
            <w:ins w:id="340" w:author="AdminKK" w:date="2017-09-25T09:55:00Z">
              <w:r>
                <w:rPr>
                  <w:rFonts w:hint="cs"/>
                  <w:sz w:val="16"/>
                  <w:szCs w:val="16"/>
                  <w:cs/>
                </w:rPr>
                <w:t>อีเมล์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Del="00095872" w:rsidRDefault="00C5375A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41" w:author="AdminKK" w:date="2017-09-25T09:51:00Z"/>
                <w:sz w:val="16"/>
                <w:szCs w:val="16"/>
              </w:rPr>
            </w:pPr>
            <w:ins w:id="342" w:author="AdminKK" w:date="2017-09-25T10:03:00Z">
              <w:r w:rsidRPr="00C5375A">
                <w:rPr>
                  <w:sz w:val="16"/>
                  <w:szCs w:val="16"/>
                </w:rPr>
                <w:t>TB_T_SR_CUSTOMER</w:t>
              </w:r>
            </w:ins>
            <w:ins w:id="343" w:author="AdminKK" w:date="2017-09-25T09:57:00Z">
              <w:r w:rsidRPr="00C5375A">
                <w:rPr>
                  <w:sz w:val="16"/>
                  <w:szCs w:val="16"/>
                  <w:rPrChange w:id="344" w:author="AdminKK" w:date="2017-09-25T09:59:00Z">
                    <w:rPr>
                      <w:rFonts w:eastAsia="Tahoma"/>
                    </w:rPr>
                  </w:rPrChange>
                </w:rPr>
                <w:t>.EMAIL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45" w:author="AdminKK" w:date="2017-09-25T09:51:00Z"/>
                <w:sz w:val="16"/>
                <w:szCs w:val="16"/>
              </w:rPr>
            </w:pPr>
          </w:p>
        </w:tc>
      </w:tr>
      <w:tr w:rsidR="00095872" w:rsidRPr="00C5375A" w:rsidTr="0001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46" w:author="AdminKK" w:date="2017-09-25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EE7A27" w:rsidP="000142AD">
            <w:pPr>
              <w:pStyle w:val="TableContent"/>
              <w:rPr>
                <w:ins w:id="347" w:author="AdminKK" w:date="2017-09-25T09:50:00Z"/>
                <w:sz w:val="16"/>
                <w:szCs w:val="16"/>
              </w:rPr>
            </w:pPr>
            <w:ins w:id="348" w:author="AdminKK" w:date="2017-09-25T10:04:00Z">
              <w:r>
                <w:rPr>
                  <w:sz w:val="16"/>
                  <w:szCs w:val="16"/>
                </w:rPr>
                <w:t>13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9" w:author="AdminKK" w:date="2017-09-25T09:50:00Z"/>
                <w:sz w:val="16"/>
                <w:szCs w:val="16"/>
                <w:cs/>
              </w:rPr>
            </w:pPr>
            <w:ins w:id="350" w:author="AdminKK" w:date="2017-09-25T09:55:00Z">
              <w:r>
                <w:rPr>
                  <w:rFonts w:hint="cs"/>
                  <w:sz w:val="16"/>
                  <w:szCs w:val="16"/>
                  <w:cs/>
                </w:rPr>
                <w:t>รหัสพนักงาน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C5375A" w:rsidDel="00095872" w:rsidRDefault="00C5375A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1" w:author="AdminKK" w:date="2017-09-25T09:50:00Z"/>
                <w:sz w:val="16"/>
                <w:szCs w:val="16"/>
                <w:cs/>
              </w:rPr>
            </w:pPr>
            <w:ins w:id="352" w:author="AdminKK" w:date="2017-09-25T09:58:00Z">
              <w:r w:rsidRPr="00C5375A">
                <w:rPr>
                  <w:sz w:val="16"/>
                  <w:szCs w:val="16"/>
                </w:rPr>
                <w:t>TB_T_SR_CUSTOMER</w:t>
              </w:r>
              <w:r>
                <w:rPr>
                  <w:sz w:val="16"/>
                  <w:szCs w:val="16"/>
                </w:rPr>
                <w:t>.EMPLOYEE_ID Reference to TB_R_USER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095872" w:rsidRPr="008C6BF1" w:rsidRDefault="00095872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3" w:author="AdminKK" w:date="2017-09-25T09:50:00Z"/>
                <w:sz w:val="16"/>
                <w:szCs w:val="16"/>
              </w:rPr>
            </w:pPr>
          </w:p>
        </w:tc>
      </w:tr>
    </w:tbl>
    <w:p w:rsidR="00361649" w:rsidRDefault="00361649" w:rsidP="00C0155F">
      <w:pPr>
        <w:spacing w:after="0" w:line="240" w:lineRule="auto"/>
      </w:pPr>
    </w:p>
    <w:p w:rsidR="00D47484" w:rsidRDefault="00D47484">
      <w:pPr>
        <w:rPr>
          <w:ins w:id="354" w:author="AdminKK" w:date="2017-09-25T14:10:00Z"/>
          <w:color w:val="0000CC"/>
          <w:u w:val="single"/>
        </w:rPr>
      </w:pPr>
      <w:ins w:id="355" w:author="AdminKK" w:date="2017-09-25T14:10:00Z">
        <w:r>
          <w:br w:type="page"/>
        </w:r>
      </w:ins>
    </w:p>
    <w:p w:rsidR="000142AD" w:rsidRDefault="000142AD" w:rsidP="000142AD">
      <w:pPr>
        <w:pStyle w:val="Heading4"/>
        <w:rPr>
          <w:ins w:id="356" w:author="AdminKK" w:date="2017-09-25T10:14:00Z"/>
        </w:rPr>
      </w:pPr>
      <w:ins w:id="357" w:author="AdminKK" w:date="2017-09-25T10:14:00Z">
        <w:r>
          <w:lastRenderedPageBreak/>
          <w:t>Section Contact Profile Information</w:t>
        </w:r>
      </w:ins>
    </w:p>
    <w:tbl>
      <w:tblPr>
        <w:tblStyle w:val="TableGrid"/>
        <w:tblW w:w="5286" w:type="pct"/>
        <w:tblLook w:val="04A0" w:firstRow="1" w:lastRow="0" w:firstColumn="1" w:lastColumn="0" w:noHBand="0" w:noVBand="1"/>
        <w:tblPrChange w:id="358" w:author="AdminKK" w:date="2017-09-25T11:06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391"/>
        <w:gridCol w:w="1779"/>
        <w:gridCol w:w="3840"/>
        <w:gridCol w:w="4114"/>
        <w:tblGridChange w:id="359">
          <w:tblGrid>
            <w:gridCol w:w="391"/>
            <w:gridCol w:w="1946"/>
            <w:gridCol w:w="3460"/>
            <w:gridCol w:w="3779"/>
          </w:tblGrid>
        </w:tblGridChange>
      </w:tblGrid>
      <w:tr w:rsidR="000142AD" w:rsidTr="00574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60" w:author="AdminKK" w:date="2017-09-25T10:14:00Z"/>
          <w:trPrChange w:id="361" w:author="AdminKK" w:date="2017-09-25T11:06:00Z">
            <w:trPr>
              <w:tblHeader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362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0142AD" w:rsidRDefault="000142AD" w:rsidP="000142AD">
            <w:pPr>
              <w:pStyle w:val="TableHead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363" w:author="AdminKK" w:date="2017-09-25T10:14:00Z"/>
              </w:rPr>
            </w:pPr>
            <w:ins w:id="364" w:author="AdminKK" w:date="2017-09-25T10:14:00Z">
              <w:r>
                <w:t>#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365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0142AD" w:rsidRDefault="000142AD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6" w:author="AdminKK" w:date="2017-09-25T10:14:00Z"/>
              </w:rPr>
            </w:pPr>
            <w:ins w:id="367" w:author="AdminKK" w:date="2017-09-25T10:14:00Z">
              <w:r>
                <w:t>Field Name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368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0142AD" w:rsidRDefault="000142AD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9" w:author="AdminKK" w:date="2017-09-25T10:14:00Z"/>
              </w:rPr>
            </w:pPr>
            <w:ins w:id="370" w:author="AdminKK" w:date="2017-09-25T10:14:00Z">
              <w:r>
                <w:t>Description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371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0142AD" w:rsidRDefault="000142AD" w:rsidP="000142AD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2" w:author="AdminKK" w:date="2017-09-25T10:14:00Z"/>
              </w:rPr>
            </w:pPr>
            <w:ins w:id="373" w:author="AdminKK" w:date="2017-09-25T10:14:00Z">
              <w:r>
                <w:t>Remark</w:t>
              </w:r>
            </w:ins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74" w:author="AdminKK" w:date="2017-09-25T10:14:00Z"/>
          <w:trPrChange w:id="375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76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77" w:author="AdminKK" w:date="2017-09-25T10:14:00Z"/>
                <w:sz w:val="16"/>
                <w:szCs w:val="16"/>
              </w:rPr>
            </w:pPr>
            <w:ins w:id="378" w:author="AdminKK" w:date="2017-09-25T10:14:00Z">
              <w:r w:rsidRPr="008C6BF1">
                <w:rPr>
                  <w:sz w:val="16"/>
                  <w:szCs w:val="16"/>
                </w:rPr>
                <w:t>1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379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0142AD" w:rsidRPr="008C6BF1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0" w:author="AdminKK" w:date="2017-09-25T10:14:00Z"/>
                <w:sz w:val="16"/>
                <w:szCs w:val="16"/>
                <w:cs/>
              </w:rPr>
            </w:pPr>
            <w:ins w:id="381" w:author="AdminKK" w:date="2017-09-25T10:14:00Z">
              <w:r>
                <w:rPr>
                  <w:rFonts w:hint="cs"/>
                  <w:sz w:val="16"/>
                  <w:szCs w:val="16"/>
                  <w:cs/>
                </w:rPr>
                <w:t>เลขที่บัญชี/สัญญา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382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0142AD" w:rsidRPr="008C6BF1" w:rsidRDefault="00767B00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" w:author="AdminKK" w:date="2017-09-25T10:14:00Z"/>
                <w:sz w:val="16"/>
                <w:szCs w:val="16"/>
              </w:rPr>
            </w:pPr>
            <w:ins w:id="384" w:author="AdminKK" w:date="2017-09-25T10:21:00Z">
              <w:r>
                <w:rPr>
                  <w:sz w:val="16"/>
                  <w:szCs w:val="16"/>
                </w:rPr>
                <w:t>TB_T_SR_ACCOUNT.ACCOUNT_NO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385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6" w:author="AdminKK" w:date="2017-09-25T10:14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87" w:author="AdminKK" w:date="2017-09-25T10:14:00Z"/>
          <w:trPrChange w:id="388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89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90" w:author="AdminKK" w:date="2017-09-25T10:14:00Z"/>
                <w:sz w:val="16"/>
                <w:szCs w:val="16"/>
              </w:rPr>
            </w:pPr>
            <w:ins w:id="391" w:author="AdminKK" w:date="2017-09-25T10:14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92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93" w:author="AdminKK" w:date="2017-09-25T10:14:00Z"/>
                <w:sz w:val="16"/>
                <w:szCs w:val="16"/>
                <w:cs/>
              </w:rPr>
            </w:pPr>
            <w:ins w:id="394" w:author="AdminKK" w:date="2017-09-25T10:15:00Z">
              <w:r>
                <w:rPr>
                  <w:rFonts w:hint="cs"/>
                  <w:sz w:val="16"/>
                  <w:szCs w:val="16"/>
                  <w:cs/>
                </w:rPr>
                <w:t>สถานะบัญชี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95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57468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96" w:author="AdminKK" w:date="2017-09-25T10:14:00Z"/>
                <w:sz w:val="16"/>
                <w:szCs w:val="16"/>
              </w:rPr>
            </w:pPr>
            <w:ins w:id="397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398" w:author="AdminKK" w:date="2017-09-25T10:24:00Z">
              <w:r w:rsidR="00767B00">
                <w:rPr>
                  <w:sz w:val="16"/>
                  <w:szCs w:val="16"/>
                </w:rPr>
                <w:t>STATUS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99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0" w:author="AdminKK" w:date="2017-09-25T10:14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401" w:author="AdminKK" w:date="2017-09-25T10:15:00Z"/>
          <w:trPrChange w:id="402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03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04" w:author="AdminKK" w:date="2017-09-25T10:15:00Z"/>
                <w:sz w:val="16"/>
                <w:szCs w:val="16"/>
              </w:rPr>
            </w:pPr>
            <w:ins w:id="405" w:author="AdminKK" w:date="2017-09-25T10:15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06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7" w:author="AdminKK" w:date="2017-09-25T10:15:00Z"/>
                <w:sz w:val="16"/>
                <w:szCs w:val="16"/>
                <w:cs/>
              </w:rPr>
            </w:pPr>
            <w:ins w:id="408" w:author="AdminKK" w:date="2017-09-25T10:15:00Z">
              <w:r>
                <w:rPr>
                  <w:rFonts w:hint="cs"/>
                  <w:sz w:val="16"/>
                  <w:szCs w:val="16"/>
                  <w:cs/>
                </w:rPr>
                <w:t>ทะเบียนรถ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09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57468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10" w:author="AdminKK" w:date="2017-09-25T10:15:00Z"/>
                <w:sz w:val="16"/>
                <w:szCs w:val="16"/>
              </w:rPr>
            </w:pPr>
            <w:ins w:id="411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412" w:author="AdminKK" w:date="2017-09-25T10:24:00Z">
              <w:r w:rsidR="00767B00">
                <w:rPr>
                  <w:sz w:val="16"/>
                  <w:szCs w:val="16"/>
                </w:rPr>
                <w:t>CAR_NO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13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14" w:author="AdminKK" w:date="2017-09-25T10:15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415" w:author="AdminKK" w:date="2017-09-25T10:16:00Z"/>
          <w:trPrChange w:id="416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17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18" w:author="AdminKK" w:date="2017-09-25T10:16:00Z"/>
                <w:sz w:val="16"/>
                <w:szCs w:val="16"/>
              </w:rPr>
            </w:pPr>
            <w:ins w:id="419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4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20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21" w:author="AdminKK" w:date="2017-09-25T10:16:00Z"/>
                <w:sz w:val="16"/>
                <w:szCs w:val="16"/>
              </w:rPr>
            </w:pPr>
            <w:ins w:id="422" w:author="AdminKK" w:date="2017-09-25T10:16:00Z">
              <w:r>
                <w:rPr>
                  <w:sz w:val="16"/>
                  <w:szCs w:val="16"/>
                </w:rPr>
                <w:t>Product Group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23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57468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24" w:author="AdminKK" w:date="2017-09-25T10:16:00Z"/>
                <w:sz w:val="16"/>
                <w:szCs w:val="16"/>
              </w:rPr>
            </w:pPr>
            <w:ins w:id="425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426" w:author="AdminKK" w:date="2017-09-25T10:26:00Z">
              <w:r w:rsidR="00767B00">
                <w:rPr>
                  <w:sz w:val="16"/>
                  <w:szCs w:val="16"/>
                </w:rPr>
                <w:t>PRODUCT_GROUP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27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28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429" w:author="AdminKK" w:date="2017-09-25T10:16:00Z"/>
          <w:trPrChange w:id="430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31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32" w:author="AdminKK" w:date="2017-09-25T10:16:00Z"/>
                <w:sz w:val="16"/>
                <w:szCs w:val="16"/>
              </w:rPr>
            </w:pPr>
            <w:ins w:id="433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5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34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35" w:author="AdminKK" w:date="2017-09-25T10:16:00Z"/>
                <w:sz w:val="16"/>
                <w:szCs w:val="16"/>
              </w:rPr>
            </w:pPr>
            <w:ins w:id="436" w:author="AdminKK" w:date="2017-09-25T10:16:00Z">
              <w:r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37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57468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38" w:author="AdminKK" w:date="2017-09-25T10:16:00Z"/>
                <w:sz w:val="16"/>
                <w:szCs w:val="16"/>
              </w:rPr>
            </w:pPr>
            <w:ins w:id="439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440" w:author="AdminKK" w:date="2017-09-25T10:26:00Z">
              <w:r w:rsidR="00767B00"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41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42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443" w:author="AdminKK" w:date="2017-09-25T10:16:00Z"/>
          <w:trPrChange w:id="444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45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46" w:author="AdminKK" w:date="2017-09-25T10:16:00Z"/>
                <w:sz w:val="16"/>
                <w:szCs w:val="16"/>
              </w:rPr>
            </w:pPr>
            <w:ins w:id="447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6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48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49" w:author="AdminKK" w:date="2017-09-25T10:16:00Z"/>
                <w:sz w:val="16"/>
                <w:szCs w:val="16"/>
                <w:cs/>
              </w:rPr>
            </w:pPr>
            <w:ins w:id="450" w:author="AdminKK" w:date="2017-09-25T10:16:00Z">
              <w:r>
                <w:rPr>
                  <w:rFonts w:hint="cs"/>
                  <w:sz w:val="16"/>
                  <w:szCs w:val="16"/>
                  <w:cs/>
                </w:rPr>
                <w:t>ชื่อสาขา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51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Pr="008C6BF1" w:rsidDel="00095872" w:rsidRDefault="0057468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52" w:author="AdminKK" w:date="2017-09-25T10:16:00Z"/>
                <w:sz w:val="16"/>
                <w:szCs w:val="16"/>
              </w:rPr>
            </w:pPr>
            <w:ins w:id="453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454" w:author="AdminKK" w:date="2017-09-25T10:28:00Z">
              <w:r w:rsidR="00517AF5">
                <w:rPr>
                  <w:sz w:val="16"/>
                  <w:szCs w:val="16"/>
                </w:rPr>
                <w:t>BRANCH_</w:t>
              </w:r>
            </w:ins>
            <w:ins w:id="455" w:author="AdminKK" w:date="2017-09-25T10:29:00Z">
              <w:r w:rsidR="00517AF5">
                <w:rPr>
                  <w:sz w:val="16"/>
                  <w:szCs w:val="16"/>
                </w:rPr>
                <w:t xml:space="preserve">CODE + ‘ ‘ + </w:t>
              </w:r>
            </w:ins>
            <w:ins w:id="456" w:author="AdminKK" w:date="2017-09-25T11:05:00Z">
              <w:r>
                <w:rPr>
                  <w:sz w:val="16"/>
                  <w:szCs w:val="16"/>
                </w:rPr>
                <w:t>TB_T_SR_ACCOUNT.</w:t>
              </w:r>
            </w:ins>
            <w:ins w:id="457" w:author="AdminKK" w:date="2017-09-25T10:29:00Z">
              <w:r w:rsidR="00517AF5">
                <w:rPr>
                  <w:sz w:val="16"/>
                  <w:szCs w:val="16"/>
                </w:rPr>
                <w:t>BRANCH_NAME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58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59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460" w:author="AdminKK" w:date="2017-09-25T10:16:00Z"/>
          <w:trPrChange w:id="461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62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63" w:author="AdminKK" w:date="2017-09-25T10:16:00Z"/>
                <w:sz w:val="16"/>
                <w:szCs w:val="16"/>
              </w:rPr>
            </w:pPr>
            <w:ins w:id="464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7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65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66" w:author="AdminKK" w:date="2017-09-25T10:16:00Z"/>
                <w:sz w:val="16"/>
                <w:szCs w:val="16"/>
              </w:rPr>
            </w:pPr>
            <w:ins w:id="467" w:author="AdminKK" w:date="2017-09-25T10:16:00Z">
              <w:r>
                <w:rPr>
                  <w:sz w:val="16"/>
                  <w:szCs w:val="16"/>
                </w:rPr>
                <w:t>Subscription Type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68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69" w:author="AdminKK" w:date="2017-09-25T10:16:00Z"/>
                <w:sz w:val="16"/>
                <w:szCs w:val="16"/>
              </w:rPr>
            </w:pPr>
            <w:ins w:id="470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471" w:author="AdminKK" w:date="2017-09-25T11:05:00Z">
              <w:r w:rsidR="0057468F">
                <w:rPr>
                  <w:sz w:val="16"/>
                  <w:szCs w:val="16"/>
                </w:rPr>
                <w:t>.</w:t>
              </w:r>
            </w:ins>
            <w:ins w:id="472" w:author="AdminKK" w:date="2017-09-25T10:48:00Z">
              <w:r w:rsidR="00860773" w:rsidRPr="00860773">
                <w:rPr>
                  <w:sz w:val="16"/>
                  <w:szCs w:val="16"/>
                </w:rPr>
                <w:t>SUBSCRIPT_TYPE_</w:t>
              </w:r>
            </w:ins>
            <w:ins w:id="473" w:author="AdminKK" w:date="2017-09-25T13:28:00Z">
              <w:r>
                <w:rPr>
                  <w:sz w:val="16"/>
                  <w:szCs w:val="16"/>
                </w:rPr>
                <w:t xml:space="preserve">ID Referenct to </w:t>
              </w:r>
              <w:r w:rsidRPr="007B10AF">
                <w:rPr>
                  <w:sz w:val="16"/>
                  <w:szCs w:val="16"/>
                </w:rPr>
                <w:t>TB_M_SUBSCRIPT_TYPE</w:t>
              </w:r>
              <w:r>
                <w:rPr>
                  <w:sz w:val="16"/>
                  <w:szCs w:val="16"/>
                </w:rPr>
                <w:t>.</w:t>
              </w:r>
              <w:r w:rsidRPr="007B10AF">
                <w:rPr>
                  <w:sz w:val="16"/>
                  <w:szCs w:val="16"/>
                </w:rPr>
                <w:t>SUBSCRIPT_TYPE_ID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74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75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476" w:author="AdminKK" w:date="2017-09-25T10:16:00Z"/>
          <w:trPrChange w:id="477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78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79" w:author="AdminKK" w:date="2017-09-25T10:16:00Z"/>
                <w:sz w:val="16"/>
                <w:szCs w:val="16"/>
              </w:rPr>
            </w:pPr>
            <w:ins w:id="480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8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81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82" w:author="AdminKK" w:date="2017-09-25T10:16:00Z"/>
                <w:sz w:val="16"/>
                <w:szCs w:val="16"/>
              </w:rPr>
            </w:pPr>
            <w:ins w:id="483" w:author="AdminKK" w:date="2017-09-25T10:16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84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85" w:author="AdminKK" w:date="2017-09-25T10:16:00Z"/>
                <w:sz w:val="16"/>
                <w:szCs w:val="16"/>
              </w:rPr>
            </w:pPr>
            <w:ins w:id="486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487" w:author="AdminKK" w:date="2017-09-25T11:05:00Z">
              <w:r w:rsidR="0057468F">
                <w:rPr>
                  <w:sz w:val="16"/>
                  <w:szCs w:val="16"/>
                </w:rPr>
                <w:t>.</w:t>
              </w:r>
            </w:ins>
            <w:ins w:id="488" w:author="AdminKK" w:date="2017-09-25T10:48:00Z">
              <w:r w:rsidR="00860773">
                <w:rPr>
                  <w:sz w:val="16"/>
                  <w:szCs w:val="16"/>
                </w:rPr>
                <w:t>CARD_NO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89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90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491" w:author="AdminKK" w:date="2017-09-25T10:16:00Z"/>
          <w:trPrChange w:id="492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93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94" w:author="AdminKK" w:date="2017-09-25T10:16:00Z"/>
                <w:sz w:val="16"/>
                <w:szCs w:val="16"/>
              </w:rPr>
            </w:pPr>
            <w:ins w:id="495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9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96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97" w:author="AdminKK" w:date="2017-09-25T10:16:00Z"/>
                <w:sz w:val="16"/>
                <w:szCs w:val="16"/>
                <w:cs/>
              </w:rPr>
            </w:pPr>
            <w:ins w:id="498" w:author="AdminKK" w:date="2017-09-25T10:16:00Z">
              <w:r>
                <w:rPr>
                  <w:rFonts w:hint="cs"/>
                  <w:sz w:val="16"/>
                  <w:szCs w:val="16"/>
                  <w:cs/>
                </w:rPr>
                <w:t>วันเกิด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499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0" w:author="AdminKK" w:date="2017-09-25T10:16:00Z"/>
                <w:sz w:val="16"/>
                <w:szCs w:val="16"/>
              </w:rPr>
            </w:pPr>
            <w:ins w:id="501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02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03" w:author="AdminKK" w:date="2017-09-25T10:49:00Z">
              <w:r w:rsidR="00860773" w:rsidRPr="00860773">
                <w:rPr>
                  <w:sz w:val="16"/>
                  <w:szCs w:val="16"/>
                </w:rPr>
                <w:t>BIRTH_DATE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04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767B00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5" w:author="AdminKK" w:date="2017-09-25T10:16:00Z"/>
                <w:sz w:val="16"/>
                <w:szCs w:val="16"/>
              </w:rPr>
            </w:pPr>
            <w:ins w:id="506" w:author="AdminKK" w:date="2017-09-25T10:20:00Z">
              <w:r w:rsidRPr="00C341F3">
                <w:rPr>
                  <w:sz w:val="16"/>
                  <w:szCs w:val="16"/>
                </w:rPr>
                <w:t xml:space="preserve">Format </w:t>
              </w:r>
              <w:r w:rsidRPr="00C341F3">
                <w:rPr>
                  <w:rFonts w:hint="cs"/>
                  <w:sz w:val="16"/>
                  <w:szCs w:val="16"/>
                  <w:cs/>
                </w:rPr>
                <w:t xml:space="preserve">เป็น </w:t>
              </w:r>
              <w:r w:rsidRPr="00C341F3">
                <w:rPr>
                  <w:sz w:val="16"/>
                  <w:szCs w:val="16"/>
                </w:rPr>
                <w:t>dd/MM/YYYY</w:t>
              </w:r>
            </w:ins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507" w:author="AdminKK" w:date="2017-09-25T10:16:00Z"/>
          <w:trPrChange w:id="508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09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510" w:author="AdminKK" w:date="2017-09-25T10:16:00Z"/>
                <w:sz w:val="16"/>
                <w:szCs w:val="16"/>
              </w:rPr>
            </w:pPr>
            <w:ins w:id="511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10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12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13" w:author="AdminKK" w:date="2017-09-25T10:16:00Z"/>
                <w:sz w:val="16"/>
                <w:szCs w:val="16"/>
                <w:cs/>
              </w:rPr>
            </w:pPr>
            <w:ins w:id="514" w:author="AdminKK" w:date="2017-09-25T10:17:00Z">
              <w:r>
                <w:rPr>
                  <w:rFonts w:hint="cs"/>
                  <w:sz w:val="16"/>
                  <w:szCs w:val="16"/>
                  <w:cs/>
                </w:rPr>
                <w:t>คำนำหน้า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15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16" w:author="AdminKK" w:date="2017-09-25T10:16:00Z"/>
                <w:sz w:val="16"/>
                <w:szCs w:val="16"/>
              </w:rPr>
            </w:pPr>
            <w:ins w:id="517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18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19" w:author="AdminKK" w:date="2017-09-25T10:49:00Z">
              <w:r>
                <w:rPr>
                  <w:sz w:val="16"/>
                  <w:szCs w:val="16"/>
                </w:rPr>
                <w:t>TITLE</w:t>
              </w:r>
              <w:r w:rsidR="00860773">
                <w:rPr>
                  <w:sz w:val="16"/>
                  <w:szCs w:val="16"/>
                </w:rPr>
                <w:t>_TH</w:t>
              </w:r>
            </w:ins>
            <w:ins w:id="520" w:author="AdminKK" w:date="2017-09-25T13:29:00Z">
              <w:r>
                <w:rPr>
                  <w:sz w:val="16"/>
                  <w:szCs w:val="16"/>
                </w:rPr>
                <w:t>_ID</w:t>
              </w:r>
            </w:ins>
            <w:ins w:id="521" w:author="AdminKK" w:date="2017-09-25T13:30:00Z">
              <w:r>
                <w:rPr>
                  <w:sz w:val="16"/>
                  <w:szCs w:val="16"/>
                </w:rPr>
                <w:t xml:space="preserve"> Reference to TB_M_TITLE.TITLE_ID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22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23" w:author="AdminKK" w:date="2017-09-25T10:16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524" w:author="AdminKK" w:date="2017-09-25T10:17:00Z"/>
          <w:trPrChange w:id="525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26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527" w:author="AdminKK" w:date="2017-09-25T10:17:00Z"/>
                <w:sz w:val="16"/>
                <w:szCs w:val="16"/>
              </w:rPr>
            </w:pPr>
            <w:ins w:id="528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11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29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0" w:author="AdminKK" w:date="2017-09-25T10:17:00Z"/>
                <w:sz w:val="16"/>
                <w:szCs w:val="16"/>
                <w:cs/>
              </w:rPr>
            </w:pPr>
            <w:ins w:id="531" w:author="AdminKK" w:date="2017-09-25T10:17:00Z">
              <w:r>
                <w:rPr>
                  <w:rFonts w:hint="cs"/>
                  <w:sz w:val="16"/>
                  <w:szCs w:val="16"/>
                  <w:cs/>
                </w:rPr>
                <w:t>ชื่อลูกค้า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32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3" w:author="AdminKK" w:date="2017-09-25T10:17:00Z"/>
                <w:sz w:val="16"/>
                <w:szCs w:val="16"/>
              </w:rPr>
            </w:pPr>
            <w:ins w:id="534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35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36" w:author="AdminKK" w:date="2017-09-25T10:49:00Z">
              <w:r w:rsidR="00860773">
                <w:rPr>
                  <w:sz w:val="16"/>
                  <w:szCs w:val="16"/>
                </w:rPr>
                <w:t>FIRST_NAME_TH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37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8" w:author="AdminKK" w:date="2017-09-25T10:17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539" w:author="AdminKK" w:date="2017-09-25T10:17:00Z"/>
          <w:trPrChange w:id="540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41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542" w:author="AdminKK" w:date="2017-09-25T10:17:00Z"/>
                <w:sz w:val="16"/>
                <w:szCs w:val="16"/>
              </w:rPr>
            </w:pPr>
            <w:ins w:id="543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12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44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45" w:author="AdminKK" w:date="2017-09-25T10:17:00Z"/>
                <w:sz w:val="16"/>
                <w:szCs w:val="16"/>
                <w:cs/>
              </w:rPr>
            </w:pPr>
            <w:ins w:id="546" w:author="AdminKK" w:date="2017-09-25T10:18:00Z">
              <w:r>
                <w:rPr>
                  <w:rFonts w:hint="cs"/>
                  <w:sz w:val="16"/>
                  <w:szCs w:val="16"/>
                  <w:cs/>
                </w:rPr>
                <w:t>นามสกุลลูกค้า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47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48" w:author="AdminKK" w:date="2017-09-25T10:17:00Z"/>
                <w:sz w:val="16"/>
                <w:szCs w:val="16"/>
              </w:rPr>
            </w:pPr>
            <w:ins w:id="549" w:author="AdminKK" w:date="2017-09-25T13:29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50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51" w:author="AdminKK" w:date="2017-09-25T13:29:00Z">
              <w:r>
                <w:rPr>
                  <w:sz w:val="16"/>
                  <w:szCs w:val="16"/>
                </w:rPr>
                <w:t>L</w:t>
              </w:r>
            </w:ins>
            <w:ins w:id="552" w:author="AdminKK" w:date="2017-09-25T10:49:00Z">
              <w:r w:rsidR="00860773">
                <w:rPr>
                  <w:sz w:val="16"/>
                  <w:szCs w:val="16"/>
                </w:rPr>
                <w:t>AST_NAME_TH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53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54" w:author="AdminKK" w:date="2017-09-25T10:17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555" w:author="AdminKK" w:date="2017-09-25T10:18:00Z"/>
          <w:trPrChange w:id="556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57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558" w:author="AdminKK" w:date="2017-09-25T10:18:00Z"/>
                <w:sz w:val="16"/>
                <w:szCs w:val="16"/>
              </w:rPr>
            </w:pPr>
            <w:ins w:id="559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13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60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1" w:author="AdminKK" w:date="2017-09-25T10:18:00Z"/>
                <w:sz w:val="16"/>
                <w:szCs w:val="16"/>
              </w:rPr>
            </w:pPr>
            <w:ins w:id="562" w:author="AdminKK" w:date="2017-09-25T10:18:00Z">
              <w:r>
                <w:rPr>
                  <w:sz w:val="16"/>
                  <w:szCs w:val="16"/>
                </w:rPr>
                <w:t>Title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63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4" w:author="AdminKK" w:date="2017-09-25T10:18:00Z"/>
                <w:sz w:val="16"/>
                <w:szCs w:val="16"/>
              </w:rPr>
            </w:pPr>
            <w:ins w:id="565" w:author="AdminKK" w:date="2017-09-25T13:30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66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67" w:author="AdminKK" w:date="2017-09-25T10:49:00Z">
              <w:r>
                <w:rPr>
                  <w:sz w:val="16"/>
                  <w:szCs w:val="16"/>
                </w:rPr>
                <w:t>TITLE</w:t>
              </w:r>
              <w:r w:rsidR="00860773">
                <w:rPr>
                  <w:sz w:val="16"/>
                  <w:szCs w:val="16"/>
                </w:rPr>
                <w:t>_EN</w:t>
              </w:r>
            </w:ins>
            <w:ins w:id="568" w:author="AdminKK" w:date="2017-09-25T13:30:00Z">
              <w:r>
                <w:rPr>
                  <w:sz w:val="16"/>
                  <w:szCs w:val="16"/>
                </w:rPr>
                <w:t>_ID Reference to TB_M_TITLE.TITLE_ID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69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70" w:author="AdminKK" w:date="2017-09-25T10:18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571" w:author="AdminKK" w:date="2017-09-25T10:18:00Z"/>
          <w:trPrChange w:id="572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73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574" w:author="AdminKK" w:date="2017-09-25T10:18:00Z"/>
                <w:sz w:val="16"/>
                <w:szCs w:val="16"/>
              </w:rPr>
            </w:pPr>
            <w:ins w:id="575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14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76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77" w:author="AdminKK" w:date="2017-09-25T10:18:00Z"/>
                <w:sz w:val="16"/>
                <w:szCs w:val="16"/>
              </w:rPr>
            </w:pPr>
            <w:ins w:id="578" w:author="AdminKK" w:date="2017-09-25T10:18:00Z">
              <w:r>
                <w:rPr>
                  <w:sz w:val="16"/>
                  <w:szCs w:val="16"/>
                </w:rPr>
                <w:t>First Name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79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80" w:author="AdminKK" w:date="2017-09-25T10:18:00Z"/>
                <w:sz w:val="16"/>
                <w:szCs w:val="16"/>
              </w:rPr>
            </w:pPr>
            <w:ins w:id="581" w:author="AdminKK" w:date="2017-09-25T13:30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82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83" w:author="AdminKK" w:date="2017-09-25T10:49:00Z">
              <w:r w:rsidR="00860773">
                <w:rPr>
                  <w:sz w:val="16"/>
                  <w:szCs w:val="16"/>
                </w:rPr>
                <w:t>FIRST_NAME_EN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84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585" w:author="AdminKK" w:date="2017-09-25T10:18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586" w:author="AdminKK" w:date="2017-09-25T10:18:00Z"/>
          <w:trPrChange w:id="587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88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589" w:author="AdminKK" w:date="2017-09-25T10:18:00Z"/>
                <w:sz w:val="16"/>
                <w:szCs w:val="16"/>
              </w:rPr>
            </w:pPr>
            <w:ins w:id="590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15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91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2" w:author="AdminKK" w:date="2017-09-25T10:18:00Z"/>
                <w:sz w:val="16"/>
                <w:szCs w:val="16"/>
              </w:rPr>
            </w:pPr>
            <w:ins w:id="593" w:author="AdminKK" w:date="2017-09-25T10:18:00Z">
              <w:r>
                <w:rPr>
                  <w:sz w:val="16"/>
                  <w:szCs w:val="16"/>
                </w:rPr>
                <w:t>Last Name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94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7B10AF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5" w:author="AdminKK" w:date="2017-09-25T10:18:00Z"/>
                <w:sz w:val="16"/>
                <w:szCs w:val="16"/>
              </w:rPr>
            </w:pPr>
            <w:ins w:id="596" w:author="AdminKK" w:date="2017-09-25T13:30:00Z">
              <w:r w:rsidRPr="007B10AF">
                <w:rPr>
                  <w:sz w:val="16"/>
                  <w:szCs w:val="16"/>
                </w:rPr>
                <w:t>TB_M_CONTACT</w:t>
              </w:r>
            </w:ins>
            <w:ins w:id="597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598" w:author="AdminKK" w:date="2017-09-25T10:49:00Z">
              <w:r w:rsidR="00860773">
                <w:rPr>
                  <w:sz w:val="16"/>
                  <w:szCs w:val="16"/>
                </w:rPr>
                <w:t>FIRST_NAME_EN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599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00" w:author="AdminKK" w:date="2017-09-25T10:18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601" w:author="AdminKK" w:date="2017-09-25T10:18:00Z"/>
          <w:trPrChange w:id="602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03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604" w:author="AdminKK" w:date="2017-09-25T10:18:00Z"/>
                <w:sz w:val="16"/>
                <w:szCs w:val="16"/>
              </w:rPr>
            </w:pPr>
            <w:ins w:id="605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16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06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07" w:author="AdminKK" w:date="2017-09-25T10:18:00Z"/>
                <w:sz w:val="16"/>
                <w:szCs w:val="16"/>
              </w:rPr>
            </w:pPr>
            <w:ins w:id="608" w:author="AdminKK" w:date="2017-09-25T10:18:00Z">
              <w:r>
                <w:rPr>
                  <w:rFonts w:hint="cs"/>
                  <w:sz w:val="16"/>
                  <w:szCs w:val="16"/>
                  <w:cs/>
                </w:rPr>
                <w:t xml:space="preserve">เบอร์โทรศัพท์ </w:t>
              </w:r>
              <w:r>
                <w:rPr>
                  <w:sz w:val="16"/>
                  <w:szCs w:val="16"/>
                </w:rPr>
                <w:t>#1,#2,#3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09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86077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10" w:author="AdminKK" w:date="2017-09-25T10:18:00Z"/>
                <w:sz w:val="16"/>
                <w:szCs w:val="16"/>
              </w:rPr>
            </w:pPr>
            <w:ins w:id="611" w:author="AdminKK" w:date="2017-09-25T10:50:00Z">
              <w:r w:rsidRPr="00860773">
                <w:rPr>
                  <w:sz w:val="16"/>
                  <w:szCs w:val="16"/>
                </w:rPr>
                <w:t>TB_</w:t>
              </w:r>
            </w:ins>
            <w:ins w:id="612" w:author="AdminKK" w:date="2017-09-25T13:31:00Z">
              <w:r w:rsidR="007B10AF">
                <w:rPr>
                  <w:sz w:val="16"/>
                  <w:szCs w:val="16"/>
                </w:rPr>
                <w:t>M</w:t>
              </w:r>
            </w:ins>
            <w:ins w:id="613" w:author="AdminKK" w:date="2017-09-25T10:50:00Z">
              <w:r w:rsidRPr="00860773">
                <w:rPr>
                  <w:sz w:val="16"/>
                  <w:szCs w:val="16"/>
                </w:rPr>
                <w:t>_CONTACT_PHONE</w:t>
              </w:r>
              <w:r>
                <w:rPr>
                  <w:sz w:val="16"/>
                  <w:szCs w:val="16"/>
                </w:rPr>
                <w:t>.PHONE_NO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14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15" w:author="AdminKK" w:date="2017-09-25T10:18:00Z"/>
                <w:sz w:val="16"/>
                <w:szCs w:val="16"/>
              </w:rPr>
            </w:pPr>
          </w:p>
        </w:tc>
      </w:tr>
      <w:tr w:rsidR="000142AD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616" w:author="AdminKK" w:date="2017-09-25T10:18:00Z"/>
          <w:trPrChange w:id="617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18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619" w:author="AdminKK" w:date="2017-09-25T10:18:00Z"/>
                <w:sz w:val="16"/>
                <w:szCs w:val="16"/>
              </w:rPr>
            </w:pPr>
            <w:ins w:id="620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17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21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0142AD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2" w:author="AdminKK" w:date="2017-09-25T10:18:00Z"/>
                <w:sz w:val="16"/>
                <w:szCs w:val="16"/>
                <w:cs/>
              </w:rPr>
            </w:pPr>
            <w:ins w:id="623" w:author="AdminKK" w:date="2017-09-25T10:18:00Z">
              <w:r>
                <w:rPr>
                  <w:rFonts w:hint="cs"/>
                  <w:sz w:val="16"/>
                  <w:szCs w:val="16"/>
                  <w:cs/>
                </w:rPr>
                <w:t>เบอร์แฟกซ์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24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AC7C4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5" w:author="AdminKK" w:date="2017-09-25T10:18:00Z"/>
                <w:sz w:val="16"/>
                <w:szCs w:val="16"/>
              </w:rPr>
            </w:pPr>
            <w:ins w:id="626" w:author="AdminKK" w:date="2017-09-25T13:38:00Z">
              <w:r w:rsidRPr="00AC7C4C">
                <w:rPr>
                  <w:sz w:val="16"/>
                  <w:szCs w:val="16"/>
                  <w:rPrChange w:id="627" w:author="AdminKK" w:date="2017-09-25T13:39:00Z">
                    <w:rPr>
                      <w:rFonts w:eastAsia="Tahoma"/>
                    </w:rPr>
                  </w:rPrChange>
                </w:rPr>
                <w:t xml:space="preserve">TB_M_PHONE.PHONE_NO </w:t>
              </w:r>
              <w:r w:rsidRPr="00AC7C4C">
                <w:rPr>
                  <w:rFonts w:hint="eastAsia"/>
                  <w:sz w:val="16"/>
                  <w:szCs w:val="16"/>
                  <w:cs/>
                  <w:rPrChange w:id="628" w:author="AdminKK" w:date="2017-09-25T13:39:00Z">
                    <w:rPr>
                      <w:rFonts w:eastAsia="Tahoma" w:hint="eastAsia"/>
                      <w:cs/>
                    </w:rPr>
                  </w:rPrChange>
                </w:rPr>
                <w:t>โดยมีค่า</w:t>
              </w:r>
              <w:r w:rsidRPr="00AC7C4C">
                <w:rPr>
                  <w:sz w:val="16"/>
                  <w:szCs w:val="16"/>
                  <w:cs/>
                  <w:rPrChange w:id="629" w:author="AdminKK" w:date="2017-09-25T13:39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AC7C4C">
                <w:rPr>
                  <w:sz w:val="16"/>
                  <w:szCs w:val="16"/>
                  <w:rPrChange w:id="630" w:author="AdminKK" w:date="2017-09-25T13:39:00Z">
                    <w:rPr>
                      <w:rFonts w:eastAsia="Tahoma"/>
                      <w:lang w:val="en-GB"/>
                    </w:rPr>
                  </w:rPrChange>
                </w:rPr>
                <w:t xml:space="preserve">PHONE_TYPE_ID </w:t>
              </w:r>
              <w:r w:rsidRPr="00AC7C4C">
                <w:rPr>
                  <w:rFonts w:hint="eastAsia"/>
                  <w:sz w:val="16"/>
                  <w:szCs w:val="16"/>
                  <w:cs/>
                  <w:rPrChange w:id="631" w:author="AdminKK" w:date="2017-09-25T13:39:00Z">
                    <w:rPr>
                      <w:rFonts w:eastAsia="Tahoma" w:hint="eastAsia"/>
                      <w:cs/>
                    </w:rPr>
                  </w:rPrChange>
                </w:rPr>
                <w:t>เป็นประเภท</w:t>
              </w:r>
              <w:r w:rsidRPr="00AC7C4C">
                <w:rPr>
                  <w:sz w:val="16"/>
                  <w:szCs w:val="16"/>
                  <w:cs/>
                  <w:rPrChange w:id="632" w:author="AdminKK" w:date="2017-09-25T13:39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AC7C4C">
                <w:rPr>
                  <w:sz w:val="16"/>
                  <w:szCs w:val="16"/>
                  <w:rPrChange w:id="633" w:author="AdminKK" w:date="2017-09-25T13:39:00Z">
                    <w:rPr>
                      <w:rFonts w:eastAsia="Tahoma"/>
                      <w:lang w:val="en-GB"/>
                    </w:rPr>
                  </w:rPrChange>
                </w:rPr>
                <w:t>FAX (PHONE_TYPE_ID = 4)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34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AC7C4C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35" w:author="AdminKK" w:date="2017-09-25T10:18:00Z"/>
                <w:sz w:val="16"/>
                <w:szCs w:val="16"/>
              </w:rPr>
            </w:pPr>
            <w:ins w:id="636" w:author="AdminKK" w:date="2017-09-25T13:39:00Z">
              <w:r>
                <w:rPr>
                  <w:sz w:val="16"/>
                  <w:szCs w:val="16"/>
                </w:rPr>
                <w:t xml:space="preserve">Reference to </w:t>
              </w:r>
              <w:r w:rsidRPr="00860773">
                <w:rPr>
                  <w:sz w:val="16"/>
                  <w:szCs w:val="16"/>
                </w:rPr>
                <w:t>TB_</w:t>
              </w:r>
              <w:r>
                <w:rPr>
                  <w:sz w:val="16"/>
                  <w:szCs w:val="16"/>
                </w:rPr>
                <w:t>M</w:t>
              </w:r>
              <w:r w:rsidRPr="00860773">
                <w:rPr>
                  <w:sz w:val="16"/>
                  <w:szCs w:val="16"/>
                </w:rPr>
                <w:t>_CONTACT_PHONE</w:t>
              </w:r>
              <w:r>
                <w:rPr>
                  <w:sz w:val="16"/>
                  <w:szCs w:val="16"/>
                </w:rPr>
                <w:t>.CONTACT_ID</w:t>
              </w:r>
            </w:ins>
          </w:p>
        </w:tc>
      </w:tr>
      <w:tr w:rsidR="000142AD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637" w:author="AdminKK" w:date="2017-09-25T10:18:00Z"/>
          <w:trPrChange w:id="638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39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640" w:author="AdminKK" w:date="2017-09-25T10:18:00Z"/>
                <w:sz w:val="16"/>
                <w:szCs w:val="16"/>
              </w:rPr>
            </w:pPr>
            <w:ins w:id="641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18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42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Default="00767B00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43" w:author="AdminKK" w:date="2017-09-25T10:18:00Z"/>
                <w:sz w:val="16"/>
                <w:szCs w:val="16"/>
                <w:cs/>
              </w:rPr>
            </w:pPr>
            <w:ins w:id="644" w:author="AdminKK" w:date="2017-09-25T10:18:00Z">
              <w:r>
                <w:rPr>
                  <w:rFonts w:hint="cs"/>
                  <w:sz w:val="16"/>
                  <w:szCs w:val="16"/>
                  <w:cs/>
                </w:rPr>
                <w:t>อีเมล์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45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Del="00095872" w:rsidRDefault="0057468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46" w:author="AdminKK" w:date="2017-09-25T10:18:00Z"/>
                <w:sz w:val="16"/>
                <w:szCs w:val="16"/>
              </w:rPr>
            </w:pPr>
            <w:ins w:id="647" w:author="AdminKK" w:date="2017-09-25T11:06:00Z">
              <w:r w:rsidRPr="0057468F">
                <w:rPr>
                  <w:sz w:val="16"/>
                  <w:szCs w:val="16"/>
                </w:rPr>
                <w:t>TB_</w:t>
              </w:r>
            </w:ins>
            <w:ins w:id="648" w:author="AdminKK" w:date="2017-09-25T13:40:00Z">
              <w:r w:rsidR="00AC7C4C">
                <w:rPr>
                  <w:sz w:val="16"/>
                  <w:szCs w:val="16"/>
                </w:rPr>
                <w:t>M_</w:t>
              </w:r>
            </w:ins>
            <w:ins w:id="649" w:author="AdminKK" w:date="2017-09-25T11:06:00Z">
              <w:r w:rsidRPr="0057468F">
                <w:rPr>
                  <w:sz w:val="16"/>
                  <w:szCs w:val="16"/>
                </w:rPr>
                <w:t>CONTACT</w:t>
              </w:r>
              <w:r>
                <w:rPr>
                  <w:sz w:val="16"/>
                  <w:szCs w:val="16"/>
                </w:rPr>
                <w:t>.</w:t>
              </w:r>
            </w:ins>
            <w:ins w:id="650" w:author="AdminKK" w:date="2017-09-25T11:01:00Z">
              <w:r>
                <w:rPr>
                  <w:sz w:val="16"/>
                  <w:szCs w:val="16"/>
                </w:rPr>
                <w:t>EMAIL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51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0142AD" w:rsidRPr="008C6BF1" w:rsidRDefault="000142AD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52" w:author="AdminKK" w:date="2017-09-25T10:18:00Z"/>
                <w:sz w:val="16"/>
                <w:szCs w:val="16"/>
              </w:rPr>
            </w:pPr>
          </w:p>
        </w:tc>
      </w:tr>
      <w:tr w:rsidR="00767B00" w:rsidRPr="00C341F3" w:rsidTr="00574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653" w:author="AdminKK" w:date="2017-09-25T10:19:00Z"/>
          <w:trPrChange w:id="654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55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Default="00767B00" w:rsidP="000142AD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656" w:author="AdminKK" w:date="2017-09-25T10:19:00Z"/>
                <w:sz w:val="16"/>
                <w:szCs w:val="16"/>
              </w:rPr>
            </w:pPr>
            <w:ins w:id="657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19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58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Default="00767B00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9" w:author="AdminKK" w:date="2017-09-25T10:19:00Z"/>
                <w:sz w:val="16"/>
                <w:szCs w:val="16"/>
                <w:cs/>
              </w:rPr>
            </w:pPr>
            <w:ins w:id="660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เลขที่สัญญาที่เกี่ยวข้องกับผู้ติดต่อ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61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Pr="008C6BF1" w:rsidDel="00095872" w:rsidRDefault="00AC7C4C" w:rsidP="000142AD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62" w:author="AdminKK" w:date="2017-09-25T10:19:00Z"/>
                <w:sz w:val="16"/>
                <w:szCs w:val="16"/>
              </w:rPr>
            </w:pPr>
            <w:ins w:id="663" w:author="AdminKK" w:date="2017-09-25T13:43:00Z">
              <w:r w:rsidRPr="00AC7C4C">
                <w:rPr>
                  <w:sz w:val="16"/>
                  <w:szCs w:val="16"/>
                </w:rPr>
                <w:t>TB_M_CUSTOMER_CONTACT</w:t>
              </w:r>
            </w:ins>
            <w:ins w:id="664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665" w:author="AdminKK" w:date="2017-09-25T11:04:00Z">
              <w:r w:rsidR="0057468F">
                <w:rPr>
                  <w:sz w:val="16"/>
                  <w:szCs w:val="16"/>
                </w:rPr>
                <w:t>ACCOUNT_NO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66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Pr="008C6BF1" w:rsidRDefault="00767B00" w:rsidP="000142AD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67" w:author="AdminKK" w:date="2017-09-25T10:19:00Z"/>
                <w:sz w:val="16"/>
                <w:szCs w:val="16"/>
              </w:rPr>
            </w:pPr>
          </w:p>
        </w:tc>
      </w:tr>
      <w:tr w:rsidR="00767B00" w:rsidRPr="00C341F3" w:rsidTr="005746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668" w:author="AdminKK" w:date="2017-09-25T10:19:00Z"/>
          <w:trPrChange w:id="669" w:author="AdminKK" w:date="2017-09-25T11:06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70" w:author="AdminKK" w:date="2017-09-25T11:06:00Z">
              <w:tcPr>
                <w:tcW w:w="23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Default="00767B00" w:rsidP="000142AD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671" w:author="AdminKK" w:date="2017-09-25T10:19:00Z"/>
                <w:sz w:val="16"/>
                <w:szCs w:val="16"/>
              </w:rPr>
            </w:pPr>
            <w:ins w:id="672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20</w:t>
              </w:r>
            </w:ins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73" w:author="AdminKK" w:date="2017-09-25T11:06:00Z">
              <w:tcPr>
                <w:tcW w:w="11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Default="00767B00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74" w:author="AdminKK" w:date="2017-09-25T10:19:00Z"/>
                <w:sz w:val="16"/>
                <w:szCs w:val="16"/>
                <w:cs/>
              </w:rPr>
            </w:pPr>
            <w:ins w:id="675" w:author="AdminKK" w:date="2017-09-25T10:19:00Z">
              <w:r>
                <w:rPr>
                  <w:rFonts w:hint="cs"/>
                  <w:sz w:val="16"/>
                  <w:szCs w:val="16"/>
                  <w:cs/>
                </w:rPr>
                <w:t>ความสัมพันธ์</w:t>
              </w:r>
            </w:ins>
          </w:p>
        </w:tc>
        <w:tc>
          <w:tcPr>
            <w:tcW w:w="1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76" w:author="AdminKK" w:date="2017-09-25T11:06:00Z">
              <w:tcPr>
                <w:tcW w:w="155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Pr="008C6BF1" w:rsidDel="00095872" w:rsidRDefault="00AC7C4C" w:rsidP="000142AD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77" w:author="AdminKK" w:date="2017-09-25T10:19:00Z"/>
                <w:sz w:val="16"/>
                <w:szCs w:val="16"/>
              </w:rPr>
            </w:pPr>
            <w:ins w:id="678" w:author="AdminKK" w:date="2017-09-25T13:44:00Z">
              <w:r w:rsidRPr="00AC7C4C">
                <w:rPr>
                  <w:sz w:val="16"/>
                  <w:szCs w:val="16"/>
                </w:rPr>
                <w:t>TB_M_RELATIONSHIP</w:t>
              </w:r>
            </w:ins>
            <w:ins w:id="679" w:author="AdminKK" w:date="2017-09-25T11:06:00Z">
              <w:r w:rsidR="0057468F">
                <w:rPr>
                  <w:sz w:val="16"/>
                  <w:szCs w:val="16"/>
                </w:rPr>
                <w:t>.</w:t>
              </w:r>
            </w:ins>
            <w:ins w:id="680" w:author="AdminKK" w:date="2017-09-25T13:44:00Z">
              <w:r w:rsidRPr="00AC7C4C">
                <w:rPr>
                  <w:sz w:val="16"/>
                  <w:szCs w:val="16"/>
                </w:rPr>
                <w:t>RELATIONSHIP_NAME</w:t>
              </w:r>
            </w:ins>
          </w:p>
        </w:tc>
        <w:tc>
          <w:tcPr>
            <w:tcW w:w="1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681" w:author="AdminKK" w:date="2017-09-25T11:06:00Z">
              <w:tcPr>
                <w:tcW w:w="205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767B00" w:rsidRDefault="00AC7C4C" w:rsidP="000142AD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82" w:author="AdminKK" w:date="2017-09-25T13:44:00Z"/>
                <w:sz w:val="16"/>
                <w:szCs w:val="16"/>
              </w:rPr>
            </w:pPr>
            <w:ins w:id="683" w:author="AdminKK" w:date="2017-09-25T13:44:00Z">
              <w:r>
                <w:rPr>
                  <w:sz w:val="16"/>
                  <w:szCs w:val="16"/>
                </w:rPr>
                <w:t>Reference to</w:t>
              </w:r>
            </w:ins>
          </w:p>
          <w:p w:rsidR="00AC7C4C" w:rsidRPr="00AC7C4C" w:rsidRDefault="00AC7C4C">
            <w:pPr>
              <w:pStyle w:val="ListParagraph"/>
              <w:ind w:left="31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684" w:author="AdminKK" w:date="2017-09-25T10:19:00Z"/>
                <w:sz w:val="16"/>
                <w:szCs w:val="16"/>
              </w:rPr>
              <w:pPrChange w:id="685" w:author="AdminKK" w:date="2017-09-25T13:44:00Z">
                <w:pPr>
                  <w:pStyle w:val="ListItem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686" w:author="AdminKK" w:date="2017-09-25T13:44:00Z">
              <w:r w:rsidRPr="00AC7C4C">
                <w:rPr>
                  <w:rFonts w:eastAsiaTheme="minorHAnsi"/>
                  <w:sz w:val="16"/>
                  <w:szCs w:val="16"/>
                </w:rPr>
                <w:t xml:space="preserve">TB_M_CONTACT.CONTACT_ID= TB_M_CUSTOMER_CONTACT.CONTACT_ID AND </w:t>
              </w:r>
            </w:ins>
            <w:ins w:id="687" w:author="AdminKK" w:date="2017-09-25T13:45:00Z">
              <w:r w:rsidRPr="00AC7C4C">
                <w:rPr>
                  <w:rFonts w:eastAsiaTheme="minorHAnsi"/>
                  <w:sz w:val="16"/>
                  <w:szCs w:val="16"/>
                  <w:rPrChange w:id="688" w:author="AdminKK" w:date="2017-09-25T13:45:00Z">
                    <w:rPr/>
                  </w:rPrChange>
                </w:rPr>
                <w:t>TB_M_CUSTOMER_CONTACT.RELATIONSHIP_ID= TB_M_RELATIONSHIP.RELATIONSHIP_ID</w:t>
              </w:r>
            </w:ins>
          </w:p>
        </w:tc>
      </w:tr>
    </w:tbl>
    <w:p w:rsidR="00FF5CFB" w:rsidRDefault="00FF5CFB" w:rsidP="00C0155F">
      <w:pPr>
        <w:spacing w:after="0" w:line="240" w:lineRule="auto"/>
      </w:pPr>
    </w:p>
    <w:p w:rsidR="00FF5CFB" w:rsidRDefault="00FF5CFB" w:rsidP="00C0155F">
      <w:pPr>
        <w:spacing w:after="0" w:line="240" w:lineRule="auto"/>
      </w:pPr>
    </w:p>
    <w:p w:rsidR="00AC7C4C" w:rsidRDefault="00AC7C4C">
      <w:pPr>
        <w:rPr>
          <w:ins w:id="689" w:author="AdminKK" w:date="2017-09-25T13:53:00Z"/>
        </w:rPr>
      </w:pPr>
      <w:ins w:id="690" w:author="AdminKK" w:date="2017-09-25T13:53:00Z">
        <w:r>
          <w:br w:type="page"/>
        </w:r>
      </w:ins>
    </w:p>
    <w:p w:rsidR="00AC7C4C" w:rsidRDefault="00AC7C4C" w:rsidP="00AC7C4C">
      <w:pPr>
        <w:pStyle w:val="Heading4"/>
        <w:rPr>
          <w:ins w:id="691" w:author="AdminKK" w:date="2017-09-25T13:53:00Z"/>
        </w:rPr>
      </w:pPr>
      <w:ins w:id="692" w:author="AdminKK" w:date="2017-09-25T13:53:00Z">
        <w:r>
          <w:lastRenderedPageBreak/>
          <w:t>Dialog Search Customer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AC7C4C" w:rsidRPr="00540F05" w:rsidTr="00960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69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C4C" w:rsidRPr="00540F05" w:rsidRDefault="00AC7C4C" w:rsidP="00960003">
            <w:pPr>
              <w:pStyle w:val="TableHeader"/>
              <w:rPr>
                <w:ins w:id="694" w:author="AdminKK" w:date="2017-09-25T13:53:00Z"/>
                <w:sz w:val="16"/>
                <w:szCs w:val="16"/>
                <w:rPrChange w:id="695" w:author="AdminKK" w:date="2017-09-25T16:12:00Z">
                  <w:rPr>
                    <w:ins w:id="696" w:author="AdminKK" w:date="2017-09-25T13:53:00Z"/>
                  </w:rPr>
                </w:rPrChange>
              </w:rPr>
            </w:pPr>
            <w:ins w:id="697" w:author="AdminKK" w:date="2017-09-25T13:53:00Z">
              <w:r w:rsidRPr="00540F05">
                <w:rPr>
                  <w:sz w:val="16"/>
                  <w:szCs w:val="16"/>
                  <w:rPrChange w:id="698" w:author="AdminKK" w:date="2017-09-25T16:12:00Z">
                    <w:rPr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Pr="00540F05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699" w:author="AdminKK" w:date="2017-09-25T13:53:00Z"/>
                <w:sz w:val="16"/>
                <w:szCs w:val="16"/>
                <w:rPrChange w:id="700" w:author="AdminKK" w:date="2017-09-25T16:12:00Z">
                  <w:rPr>
                    <w:ins w:id="701" w:author="AdminKK" w:date="2017-09-25T13:53:00Z"/>
                  </w:rPr>
                </w:rPrChange>
              </w:rPr>
            </w:pPr>
            <w:ins w:id="702" w:author="AdminKK" w:date="2017-09-25T13:53:00Z">
              <w:r w:rsidRPr="00540F05">
                <w:rPr>
                  <w:sz w:val="16"/>
                  <w:szCs w:val="16"/>
                  <w:rPrChange w:id="703" w:author="AdminKK" w:date="2017-09-25T16:12:00Z">
                    <w:rPr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Pr="00540F05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04" w:author="AdminKK" w:date="2017-09-25T13:53:00Z"/>
                <w:sz w:val="16"/>
                <w:szCs w:val="16"/>
                <w:rPrChange w:id="705" w:author="AdminKK" w:date="2017-09-25T16:12:00Z">
                  <w:rPr>
                    <w:ins w:id="706" w:author="AdminKK" w:date="2017-09-25T13:53:00Z"/>
                  </w:rPr>
                </w:rPrChange>
              </w:rPr>
            </w:pPr>
            <w:ins w:id="707" w:author="AdminKK" w:date="2017-09-25T13:53:00Z">
              <w:r w:rsidRPr="00540F05">
                <w:rPr>
                  <w:sz w:val="16"/>
                  <w:szCs w:val="16"/>
                  <w:rPrChange w:id="708" w:author="AdminKK" w:date="2017-09-25T16:12:00Z">
                    <w:rPr>
                      <w:b w:val="0"/>
                      <w:bCs w:val="0"/>
                      <w:sz w:val="20"/>
                      <w:szCs w:val="20"/>
                    </w:rPr>
                  </w:rPrChange>
                </w:rP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Pr="00540F05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09" w:author="AdminKK" w:date="2017-09-25T13:53:00Z"/>
                <w:sz w:val="16"/>
                <w:szCs w:val="16"/>
                <w:rPrChange w:id="710" w:author="AdminKK" w:date="2017-09-25T16:12:00Z">
                  <w:rPr>
                    <w:ins w:id="711" w:author="AdminKK" w:date="2017-09-25T13:53:00Z"/>
                  </w:rPr>
                </w:rPrChange>
              </w:rPr>
            </w:pPr>
            <w:ins w:id="712" w:author="AdminKK" w:date="2017-09-25T13:53:00Z">
              <w:r w:rsidRPr="00540F05">
                <w:rPr>
                  <w:sz w:val="16"/>
                  <w:szCs w:val="16"/>
                  <w:rPrChange w:id="713" w:author="AdminKK" w:date="2017-09-25T16:12:00Z">
                    <w:rPr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714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715" w:author="AdminKK" w:date="2017-09-25T13:53:00Z"/>
                <w:sz w:val="16"/>
                <w:szCs w:val="16"/>
                <w:rPrChange w:id="716" w:author="AdminKK" w:date="2017-09-25T16:12:00Z">
                  <w:rPr>
                    <w:ins w:id="717" w:author="AdminKK" w:date="2017-09-25T13:53:00Z"/>
                  </w:rPr>
                </w:rPrChange>
              </w:rPr>
            </w:pPr>
            <w:ins w:id="718" w:author="AdminKK" w:date="2017-09-25T13:53:00Z">
              <w:r w:rsidRPr="00540F05">
                <w:rPr>
                  <w:sz w:val="16"/>
                  <w:szCs w:val="16"/>
                  <w:rPrChange w:id="719" w:author="AdminKK" w:date="2017-09-25T16:12:00Z">
                    <w:rPr/>
                  </w:rPrChange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0" w:author="AdminKK" w:date="2017-09-25T13:53:00Z"/>
                <w:sz w:val="16"/>
                <w:szCs w:val="16"/>
                <w:cs/>
                <w:rPrChange w:id="721" w:author="AdminKK" w:date="2017-09-25T16:12:00Z">
                  <w:rPr>
                    <w:ins w:id="722" w:author="AdminKK" w:date="2017-09-25T13:53:00Z"/>
                    <w:cs/>
                  </w:rPr>
                </w:rPrChange>
              </w:rPr>
            </w:pPr>
            <w:ins w:id="723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724" w:author="AdminKK" w:date="2017-09-25T16:12:00Z">
                    <w:rPr>
                      <w:rFonts w:hint="cs"/>
                      <w:cs/>
                    </w:rPr>
                  </w:rPrChange>
                </w:rPr>
                <w:t>ชื่อลูกค้า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5" w:author="AdminKK" w:date="2017-09-25T13:53:00Z"/>
                <w:sz w:val="16"/>
                <w:szCs w:val="16"/>
                <w:rPrChange w:id="726" w:author="AdminKK" w:date="2017-09-25T16:12:00Z">
                  <w:rPr>
                    <w:ins w:id="727" w:author="AdminKK" w:date="2017-09-25T13:53:00Z"/>
                  </w:rPr>
                </w:rPrChange>
              </w:rPr>
            </w:pPr>
            <w:ins w:id="728" w:author="AdminKK" w:date="2017-09-25T13:53:00Z">
              <w:r w:rsidRPr="00540F05">
                <w:rPr>
                  <w:sz w:val="16"/>
                  <w:szCs w:val="16"/>
                  <w:rPrChange w:id="729" w:author="AdminKK" w:date="2017-09-25T16:12:00Z">
                    <w:rPr/>
                  </w:rPrChange>
                </w:rPr>
                <w:t>FirstName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30" w:author="AdminKK" w:date="2017-09-25T13:53:00Z"/>
                <w:sz w:val="16"/>
                <w:szCs w:val="16"/>
                <w:rPrChange w:id="731" w:author="AdminKK" w:date="2017-09-25T16:12:00Z">
                  <w:rPr>
                    <w:ins w:id="732" w:author="AdminKK" w:date="2017-09-25T13:53:00Z"/>
                  </w:rPr>
                </w:rPrChange>
              </w:rPr>
            </w:pPr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73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734" w:author="AdminKK" w:date="2017-09-25T13:53:00Z"/>
                <w:sz w:val="16"/>
                <w:szCs w:val="16"/>
                <w:rPrChange w:id="735" w:author="AdminKK" w:date="2017-09-25T16:12:00Z">
                  <w:rPr>
                    <w:ins w:id="736" w:author="AdminKK" w:date="2017-09-25T13:53:00Z"/>
                  </w:rPr>
                </w:rPrChange>
              </w:rPr>
            </w:pPr>
            <w:ins w:id="737" w:author="AdminKK" w:date="2017-09-25T13:53:00Z">
              <w:r w:rsidRPr="00540F05">
                <w:rPr>
                  <w:sz w:val="16"/>
                  <w:szCs w:val="16"/>
                  <w:rPrChange w:id="738" w:author="AdminKK" w:date="2017-09-25T16:12:00Z">
                    <w:rPr/>
                  </w:rPrChange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39" w:author="AdminKK" w:date="2017-09-25T13:53:00Z"/>
                <w:sz w:val="16"/>
                <w:szCs w:val="16"/>
                <w:cs/>
                <w:rPrChange w:id="740" w:author="AdminKK" w:date="2017-09-25T16:12:00Z">
                  <w:rPr>
                    <w:ins w:id="741" w:author="AdminKK" w:date="2017-09-25T13:53:00Z"/>
                    <w:cs/>
                  </w:rPr>
                </w:rPrChange>
              </w:rPr>
            </w:pPr>
            <w:ins w:id="742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743" w:author="AdminKK" w:date="2017-09-25T16:12:00Z">
                    <w:rPr>
                      <w:rFonts w:hint="cs"/>
                      <w:cs/>
                    </w:rPr>
                  </w:rPrChange>
                </w:rPr>
                <w:t>นามสกุลลูกค้า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44" w:author="AdminKK" w:date="2017-09-25T13:53:00Z"/>
                <w:sz w:val="16"/>
                <w:szCs w:val="16"/>
                <w:rPrChange w:id="745" w:author="AdminKK" w:date="2017-09-25T16:12:00Z">
                  <w:rPr>
                    <w:ins w:id="746" w:author="AdminKK" w:date="2017-09-25T13:53:00Z"/>
                  </w:rPr>
                </w:rPrChange>
              </w:rPr>
            </w:pPr>
            <w:ins w:id="747" w:author="AdminKK" w:date="2017-09-25T13:53:00Z">
              <w:r w:rsidRPr="00540F05">
                <w:rPr>
                  <w:sz w:val="16"/>
                  <w:szCs w:val="16"/>
                  <w:rPrChange w:id="748" w:author="AdminKK" w:date="2017-09-25T16:12:00Z">
                    <w:rPr/>
                  </w:rPrChange>
                </w:rPr>
                <w:t>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49" w:author="AdminKK" w:date="2017-09-25T13:53:00Z"/>
                <w:sz w:val="16"/>
                <w:szCs w:val="16"/>
                <w:rPrChange w:id="750" w:author="AdminKK" w:date="2017-09-25T16:12:00Z">
                  <w:rPr>
                    <w:ins w:id="751" w:author="AdminKK" w:date="2017-09-25T13:53:00Z"/>
                  </w:rPr>
                </w:rPrChange>
              </w:rPr>
            </w:pPr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52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753" w:author="AdminKK" w:date="2017-09-25T13:53:00Z"/>
                <w:sz w:val="16"/>
                <w:szCs w:val="16"/>
                <w:rPrChange w:id="754" w:author="AdminKK" w:date="2017-09-25T16:12:00Z">
                  <w:rPr>
                    <w:ins w:id="755" w:author="AdminKK" w:date="2017-09-25T13:53:00Z"/>
                  </w:rPr>
                </w:rPrChange>
              </w:rPr>
            </w:pPr>
            <w:ins w:id="756" w:author="AdminKK" w:date="2017-09-25T13:53:00Z">
              <w:r w:rsidRPr="00540F05">
                <w:rPr>
                  <w:sz w:val="16"/>
                  <w:szCs w:val="16"/>
                  <w:rPrChange w:id="757" w:author="AdminKK" w:date="2017-09-25T16:12:00Z">
                    <w:rPr/>
                  </w:rPrChange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8" w:author="AdminKK" w:date="2017-09-25T13:53:00Z"/>
                <w:sz w:val="16"/>
                <w:szCs w:val="16"/>
                <w:cs/>
                <w:rPrChange w:id="759" w:author="AdminKK" w:date="2017-09-25T16:12:00Z">
                  <w:rPr>
                    <w:ins w:id="760" w:author="AdminKK" w:date="2017-09-25T13:53:00Z"/>
                    <w:cs/>
                  </w:rPr>
                </w:rPrChange>
              </w:rPr>
            </w:pPr>
            <w:ins w:id="761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762" w:author="AdminKK" w:date="2017-09-25T16:12:00Z">
                    <w:rPr>
                      <w:rFonts w:hint="cs"/>
                      <w:cs/>
                    </w:rPr>
                  </w:rPrChange>
                </w:rPr>
                <w:t>เบอร์ติดต่อ</w:t>
              </w:r>
              <w:r w:rsidRPr="00540F05">
                <w:rPr>
                  <w:sz w:val="16"/>
                  <w:szCs w:val="16"/>
                  <w:rPrChange w:id="763" w:author="AdminKK" w:date="2017-09-25T16:12:00Z">
                    <w:rPr/>
                  </w:rPrChange>
                </w:rPr>
                <w:t>/</w:t>
              </w:r>
              <w:r w:rsidRPr="00540F05">
                <w:rPr>
                  <w:rFonts w:hint="cs"/>
                  <w:sz w:val="16"/>
                  <w:szCs w:val="16"/>
                  <w:cs/>
                  <w:rPrChange w:id="764" w:author="AdminKK" w:date="2017-09-25T16:12:00Z">
                    <w:rPr>
                      <w:rFonts w:hint="cs"/>
                      <w:cs/>
                    </w:rPr>
                  </w:rPrChange>
                </w:rPr>
                <w:t>อีเมล์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5" w:author="AdminKK" w:date="2017-09-25T13:53:00Z"/>
                <w:sz w:val="16"/>
                <w:szCs w:val="16"/>
                <w:rPrChange w:id="766" w:author="AdminKK" w:date="2017-09-25T16:12:00Z">
                  <w:rPr>
                    <w:ins w:id="767" w:author="AdminKK" w:date="2017-09-25T13:53:00Z"/>
                  </w:rPr>
                </w:rPrChange>
              </w:rPr>
            </w:pPr>
            <w:ins w:id="768" w:author="AdminKK" w:date="2017-09-25T13:53:00Z">
              <w:r w:rsidRPr="00540F05">
                <w:rPr>
                  <w:sz w:val="16"/>
                  <w:szCs w:val="16"/>
                  <w:rPrChange w:id="769" w:author="AdminKK" w:date="2017-09-25T16:12:00Z">
                    <w:rPr/>
                  </w:rPrChange>
                </w:rPr>
                <w:t>ElectronicAddress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70" w:author="AdminKK" w:date="2017-09-25T13:53:00Z"/>
                <w:sz w:val="16"/>
                <w:szCs w:val="16"/>
                <w:rPrChange w:id="771" w:author="AdminKK" w:date="2017-09-25T16:12:00Z">
                  <w:rPr>
                    <w:ins w:id="772" w:author="AdminKK" w:date="2017-09-25T13:53:00Z"/>
                  </w:rPr>
                </w:rPrChange>
              </w:rPr>
            </w:pPr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77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774" w:author="AdminKK" w:date="2017-09-25T13:53:00Z"/>
                <w:sz w:val="16"/>
                <w:szCs w:val="16"/>
                <w:rPrChange w:id="775" w:author="AdminKK" w:date="2017-09-25T16:12:00Z">
                  <w:rPr>
                    <w:ins w:id="776" w:author="AdminKK" w:date="2017-09-25T13:53:00Z"/>
                  </w:rPr>
                </w:rPrChange>
              </w:rPr>
            </w:pPr>
            <w:ins w:id="777" w:author="AdminKK" w:date="2017-09-25T13:53:00Z">
              <w:r w:rsidRPr="00540F05">
                <w:rPr>
                  <w:sz w:val="16"/>
                  <w:szCs w:val="16"/>
                  <w:cs/>
                  <w:rPrChange w:id="778" w:author="AdminKK" w:date="2017-09-25T16:12:00Z">
                    <w:rPr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79" w:author="AdminKK" w:date="2017-09-25T13:53:00Z"/>
                <w:sz w:val="16"/>
                <w:szCs w:val="16"/>
                <w:rPrChange w:id="780" w:author="AdminKK" w:date="2017-09-25T16:12:00Z">
                  <w:rPr>
                    <w:ins w:id="781" w:author="AdminKK" w:date="2017-09-25T13:53:00Z"/>
                  </w:rPr>
                </w:rPrChange>
              </w:rPr>
            </w:pPr>
            <w:ins w:id="782" w:author="AdminKK" w:date="2017-09-25T13:53:00Z">
              <w:r w:rsidRPr="00540F05">
                <w:rPr>
                  <w:sz w:val="16"/>
                  <w:szCs w:val="16"/>
                  <w:rPrChange w:id="783" w:author="AdminKK" w:date="2017-09-25T16:12:00Z">
                    <w:rPr/>
                  </w:rPrChange>
                </w:rPr>
                <w:t>Product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84" w:author="AdminKK" w:date="2017-09-25T13:53:00Z"/>
                <w:sz w:val="16"/>
                <w:szCs w:val="16"/>
                <w:rPrChange w:id="785" w:author="AdminKK" w:date="2017-09-25T16:12:00Z">
                  <w:rPr>
                    <w:ins w:id="786" w:author="AdminKK" w:date="2017-09-25T13:53:00Z"/>
                  </w:rPr>
                </w:rPrChange>
              </w:rPr>
            </w:pPr>
            <w:ins w:id="787" w:author="AdminKK" w:date="2017-09-25T13:53:00Z">
              <w:r w:rsidRPr="00540F05">
                <w:rPr>
                  <w:rFonts w:ascii="Consolas" w:hAnsi="Consolas" w:cs="Consolas"/>
                  <w:color w:val="000000"/>
                  <w:sz w:val="16"/>
                  <w:szCs w:val="16"/>
                  <w:rPrChange w:id="788" w:author="AdminKK" w:date="2017-09-25T16:12:00Z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rPrChange>
                </w:rPr>
                <w:t>TB_R_PRODUCT.PRODUCT_NAME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numPr>
                <w:ilvl w:val="0"/>
                <w:numId w:val="25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89" w:author="AdminKK" w:date="2017-09-25T13:53:00Z"/>
                <w:sz w:val="16"/>
                <w:szCs w:val="16"/>
                <w:rPrChange w:id="790" w:author="AdminKK" w:date="2017-09-25T16:12:00Z">
                  <w:rPr>
                    <w:ins w:id="791" w:author="AdminKK" w:date="2017-09-25T13:53:00Z"/>
                  </w:rPr>
                </w:rPrChange>
              </w:rPr>
            </w:pPr>
            <w:ins w:id="792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793" w:author="AdminKK" w:date="2017-09-25T16:12:00Z">
                    <w:rPr>
                      <w:rFonts w:hint="cs"/>
                      <w:cs/>
                    </w:rPr>
                  </w:rPrChange>
                </w:rPr>
                <w:t>ข้อมูลที่แสดงมาจาก</w:t>
              </w:r>
              <w:r w:rsidRPr="00540F05">
                <w:rPr>
                  <w:sz w:val="16"/>
                  <w:szCs w:val="16"/>
                  <w:cs/>
                  <w:rPrChange w:id="794" w:author="AdminKK" w:date="2017-09-25T16:12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rFonts w:ascii="Consolas" w:hAnsi="Consolas" w:cs="Consolas"/>
                  <w:color w:val="000000"/>
                  <w:sz w:val="16"/>
                  <w:szCs w:val="16"/>
                  <w:rPrChange w:id="795" w:author="AdminKK" w:date="2017-09-25T16:12:00Z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rPrChange>
                </w:rPr>
                <w:t>TB_R_PRODUCT.PRODUCT_NAME</w:t>
              </w:r>
            </w:ins>
          </w:p>
          <w:p w:rsidR="00AC7C4C" w:rsidRPr="00540F05" w:rsidDel="008F4DD9" w:rsidRDefault="00AC7C4C" w:rsidP="00960003">
            <w:pPr>
              <w:pStyle w:val="ListItem"/>
              <w:numPr>
                <w:ilvl w:val="0"/>
                <w:numId w:val="25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796" w:author="AdminKK" w:date="2017-09-25T13:53:00Z"/>
                <w:sz w:val="16"/>
                <w:szCs w:val="16"/>
                <w:rPrChange w:id="797" w:author="AdminKK" w:date="2017-09-25T16:12:00Z">
                  <w:rPr>
                    <w:ins w:id="798" w:author="AdminKK" w:date="2017-09-25T13:53:00Z"/>
                  </w:rPr>
                </w:rPrChange>
              </w:rPr>
            </w:pPr>
            <w:ins w:id="799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00" w:author="AdminKK" w:date="2017-09-25T16:12:00Z">
                    <w:rPr>
                      <w:rFonts w:hint="cs"/>
                      <w:cs/>
                    </w:rPr>
                  </w:rPrChange>
                </w:rPr>
                <w:t>เป็น</w:t>
              </w:r>
              <w:r w:rsidRPr="00540F05">
                <w:rPr>
                  <w:sz w:val="16"/>
                  <w:szCs w:val="16"/>
                  <w:cs/>
                  <w:rPrChange w:id="801" w:author="AdminKK" w:date="2017-09-25T16:12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802" w:author="AdminKK" w:date="2017-09-25T16:12:00Z">
                    <w:rPr/>
                  </w:rPrChange>
                </w:rPr>
                <w:t>AutoComplete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0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804" w:author="AdminKK" w:date="2017-09-25T13:53:00Z"/>
                <w:sz w:val="16"/>
                <w:szCs w:val="16"/>
                <w:cs/>
                <w:rPrChange w:id="805" w:author="AdminKK" w:date="2017-09-25T16:12:00Z">
                  <w:rPr>
                    <w:ins w:id="806" w:author="AdminKK" w:date="2017-09-25T13:53:00Z"/>
                    <w:cs/>
                  </w:rPr>
                </w:rPrChange>
              </w:rPr>
            </w:pPr>
            <w:ins w:id="807" w:author="AdminKK" w:date="2017-09-25T13:53:00Z">
              <w:r w:rsidRPr="00540F05">
                <w:rPr>
                  <w:sz w:val="16"/>
                  <w:szCs w:val="16"/>
                  <w:rPrChange w:id="808" w:author="AdminKK" w:date="2017-09-25T16:12:00Z">
                    <w:rPr/>
                  </w:rPrChange>
                </w:rPr>
                <w:t>5.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09" w:author="AdminKK" w:date="2017-09-25T13:53:00Z"/>
                <w:sz w:val="16"/>
                <w:szCs w:val="16"/>
                <w:cs/>
                <w:rPrChange w:id="810" w:author="AdminKK" w:date="2017-09-25T16:12:00Z">
                  <w:rPr>
                    <w:ins w:id="811" w:author="AdminKK" w:date="2017-09-25T13:53:00Z"/>
                    <w:cs/>
                  </w:rPr>
                </w:rPrChange>
              </w:rPr>
            </w:pPr>
            <w:ins w:id="812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13" w:author="AdminKK" w:date="2017-09-25T16:12:00Z">
                    <w:rPr>
                      <w:rFonts w:hint="cs"/>
                      <w:cs/>
                    </w:rPr>
                  </w:rPrChange>
                </w:rPr>
                <w:t>เลขที่สัญญา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4" w:author="AdminKK" w:date="2017-09-25T13:53:00Z"/>
                <w:sz w:val="16"/>
                <w:szCs w:val="16"/>
                <w:rPrChange w:id="815" w:author="AdminKK" w:date="2017-09-25T16:12:00Z">
                  <w:rPr>
                    <w:ins w:id="816" w:author="AdminKK" w:date="2017-09-25T13:53:00Z"/>
                  </w:rPr>
                </w:rPrChange>
              </w:rPr>
            </w:pPr>
            <w:ins w:id="817" w:author="AdminKK" w:date="2017-09-25T13:53:00Z">
              <w:r w:rsidRPr="00540F05">
                <w:rPr>
                  <w:sz w:val="16"/>
                  <w:szCs w:val="16"/>
                  <w:rPrChange w:id="818" w:author="AdminKK" w:date="2017-09-25T16:12:00Z">
                    <w:rPr/>
                  </w:rPrChange>
                </w:rPr>
                <w:t>AccountNumber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numPr>
                <w:ilvl w:val="0"/>
                <w:numId w:val="2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9" w:author="AdminKK" w:date="2017-09-25T13:53:00Z"/>
                <w:sz w:val="16"/>
                <w:szCs w:val="16"/>
                <w:cs/>
                <w:rPrChange w:id="820" w:author="AdminKK" w:date="2017-09-25T16:12:00Z">
                  <w:rPr>
                    <w:ins w:id="821" w:author="AdminKK" w:date="2017-09-25T13:53:00Z"/>
                    <w:cs/>
                  </w:rPr>
                </w:rPrChange>
              </w:rPr>
            </w:pPr>
            <w:ins w:id="822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23" w:author="AdminKK" w:date="2017-09-25T16:12:00Z">
                    <w:rPr>
                      <w:rFonts w:hint="cs"/>
                      <w:cs/>
                    </w:rPr>
                  </w:rPrChange>
                </w:rPr>
                <w:t>ให้กรอกได้เมื่อเลือก</w:t>
              </w:r>
              <w:r w:rsidRPr="00540F05">
                <w:rPr>
                  <w:sz w:val="16"/>
                  <w:szCs w:val="16"/>
                  <w:cs/>
                  <w:rPrChange w:id="824" w:author="AdminKK" w:date="2017-09-25T16:12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825" w:author="AdminKK" w:date="2017-09-25T16:12:00Z">
                    <w:rPr/>
                  </w:rPrChange>
                </w:rPr>
                <w:t>Product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826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827" w:author="AdminKK" w:date="2017-09-25T13:53:00Z"/>
                <w:sz w:val="16"/>
                <w:szCs w:val="16"/>
                <w:rPrChange w:id="828" w:author="AdminKK" w:date="2017-09-25T16:12:00Z">
                  <w:rPr>
                    <w:ins w:id="829" w:author="AdminKK" w:date="2017-09-25T13:53:00Z"/>
                  </w:rPr>
                </w:rPrChange>
              </w:rPr>
            </w:pPr>
            <w:ins w:id="830" w:author="AdminKK" w:date="2017-09-25T13:53:00Z">
              <w:r w:rsidRPr="00540F05">
                <w:rPr>
                  <w:sz w:val="16"/>
                  <w:szCs w:val="16"/>
                  <w:rPrChange w:id="831" w:author="AdminKK" w:date="2017-09-25T16:12:00Z">
                    <w:rPr/>
                  </w:rPrChange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32" w:author="AdminKK" w:date="2017-09-25T13:53:00Z"/>
                <w:sz w:val="16"/>
                <w:szCs w:val="16"/>
                <w:cs/>
                <w:rPrChange w:id="833" w:author="AdminKK" w:date="2017-09-25T16:12:00Z">
                  <w:rPr>
                    <w:ins w:id="834" w:author="AdminKK" w:date="2017-09-25T13:53:00Z"/>
                    <w:cs/>
                  </w:rPr>
                </w:rPrChange>
              </w:rPr>
            </w:pPr>
            <w:ins w:id="835" w:author="AdminKK" w:date="2017-09-25T13:53:00Z">
              <w:r w:rsidRPr="00540F05">
                <w:rPr>
                  <w:sz w:val="16"/>
                  <w:szCs w:val="16"/>
                  <w:rPrChange w:id="836" w:author="AdminKK" w:date="2017-09-25T16:12:00Z">
                    <w:rPr/>
                  </w:rPrChange>
                </w:rPr>
                <w:t>Cutomer Type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37" w:author="AdminKK" w:date="2017-09-25T13:53:00Z"/>
                <w:sz w:val="16"/>
                <w:szCs w:val="16"/>
                <w:rPrChange w:id="838" w:author="AdminKK" w:date="2017-09-25T16:12:00Z">
                  <w:rPr>
                    <w:ins w:id="839" w:author="AdminKK" w:date="2017-09-25T13:53:00Z"/>
                  </w:rPr>
                </w:rPrChange>
              </w:rPr>
            </w:pPr>
            <w:ins w:id="840" w:author="AdminKK" w:date="2017-09-25T13:53:00Z">
              <w:r w:rsidRPr="00540F05">
                <w:rPr>
                  <w:sz w:val="16"/>
                  <w:szCs w:val="16"/>
                  <w:rPrChange w:id="841" w:author="AdminKK" w:date="2017-09-25T16:12:00Z">
                    <w:rPr/>
                  </w:rPrChange>
                </w:rPr>
                <w:t>CustomerType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ind w:left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42" w:author="AdminKK" w:date="2017-09-25T13:53:00Z"/>
                <w:sz w:val="16"/>
                <w:szCs w:val="16"/>
                <w:rPrChange w:id="843" w:author="AdminKK" w:date="2017-09-25T16:12:00Z">
                  <w:rPr>
                    <w:ins w:id="844" w:author="AdminKK" w:date="2017-09-25T13:53:00Z"/>
                  </w:rPr>
                </w:rPrChange>
              </w:rPr>
            </w:pPr>
            <w:ins w:id="845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46" w:author="AdminKK" w:date="2017-09-25T16:12:00Z">
                    <w:rPr>
                      <w:rFonts w:hint="cs"/>
                      <w:cs/>
                    </w:rPr>
                  </w:rPrChange>
                </w:rPr>
                <w:t>ประกอบไปด้วย</w:t>
              </w:r>
            </w:ins>
          </w:p>
          <w:p w:rsidR="00AC7C4C" w:rsidRPr="00540F05" w:rsidRDefault="00AC7C4C" w:rsidP="00960003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47" w:author="AdminKK" w:date="2017-09-25T13:53:00Z"/>
                <w:sz w:val="16"/>
                <w:szCs w:val="16"/>
                <w:rPrChange w:id="848" w:author="AdminKK" w:date="2017-09-25T16:12:00Z">
                  <w:rPr>
                    <w:ins w:id="849" w:author="AdminKK" w:date="2017-09-25T13:53:00Z"/>
                  </w:rPr>
                </w:rPrChange>
              </w:rPr>
            </w:pPr>
            <w:ins w:id="850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51" w:author="AdminKK" w:date="2017-09-25T16:12:00Z">
                    <w:rPr>
                      <w:rFonts w:eastAsiaTheme="minorHAnsi" w:hint="cs"/>
                      <w:cs/>
                    </w:rPr>
                  </w:rPrChange>
                </w:rPr>
                <w:t>ทั้งหมด</w:t>
              </w:r>
              <w:r w:rsidRPr="00540F05">
                <w:rPr>
                  <w:sz w:val="16"/>
                  <w:szCs w:val="16"/>
                  <w:cs/>
                  <w:rPrChange w:id="852" w:author="AdminKK" w:date="2017-09-25T16:12:00Z">
                    <w:rPr>
                      <w:rFonts w:eastAsiaTheme="minorHAnsi"/>
                      <w:cs/>
                    </w:rPr>
                  </w:rPrChange>
                </w:rPr>
                <w:t xml:space="preserve"> (</w:t>
              </w:r>
              <w:r w:rsidRPr="00540F05">
                <w:rPr>
                  <w:sz w:val="16"/>
                  <w:szCs w:val="16"/>
                  <w:rPrChange w:id="853" w:author="AdminKK" w:date="2017-09-25T16:12:00Z">
                    <w:rPr>
                      <w:rFonts w:eastAsiaTheme="minorHAnsi"/>
                    </w:rPr>
                  </w:rPrChange>
                </w:rPr>
                <w:t>Default) : “”</w:t>
              </w:r>
            </w:ins>
          </w:p>
          <w:p w:rsidR="00AC7C4C" w:rsidRPr="00540F05" w:rsidRDefault="00AC7C4C" w:rsidP="00960003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54" w:author="AdminKK" w:date="2017-09-25T13:53:00Z"/>
                <w:sz w:val="16"/>
                <w:szCs w:val="16"/>
                <w:rPrChange w:id="855" w:author="AdminKK" w:date="2017-09-25T16:12:00Z">
                  <w:rPr>
                    <w:ins w:id="856" w:author="AdminKK" w:date="2017-09-25T13:53:00Z"/>
                  </w:rPr>
                </w:rPrChange>
              </w:rPr>
            </w:pPr>
            <w:ins w:id="857" w:author="AdminKK" w:date="2017-09-25T13:53:00Z">
              <w:r w:rsidRPr="00540F05">
                <w:rPr>
                  <w:sz w:val="16"/>
                  <w:szCs w:val="16"/>
                  <w:rPrChange w:id="858" w:author="AdminKK" w:date="2017-09-25T16:12:00Z">
                    <w:rPr>
                      <w:rFonts w:eastAsiaTheme="minorHAnsi"/>
                    </w:rPr>
                  </w:rPrChange>
                </w:rPr>
                <w:t>Customer : 1</w:t>
              </w:r>
            </w:ins>
          </w:p>
          <w:p w:rsidR="00AC7C4C" w:rsidRPr="00540F05" w:rsidRDefault="00AC7C4C" w:rsidP="00960003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59" w:author="AdminKK" w:date="2017-09-25T13:53:00Z"/>
                <w:sz w:val="16"/>
                <w:szCs w:val="16"/>
                <w:rPrChange w:id="860" w:author="AdminKK" w:date="2017-09-25T16:12:00Z">
                  <w:rPr>
                    <w:ins w:id="861" w:author="AdminKK" w:date="2017-09-25T13:53:00Z"/>
                  </w:rPr>
                </w:rPrChange>
              </w:rPr>
            </w:pPr>
            <w:ins w:id="862" w:author="AdminKK" w:date="2017-09-25T13:53:00Z">
              <w:r w:rsidRPr="00540F05">
                <w:rPr>
                  <w:sz w:val="16"/>
                  <w:szCs w:val="16"/>
                  <w:rPrChange w:id="863" w:author="AdminKK" w:date="2017-09-25T16:12:00Z">
                    <w:rPr>
                      <w:rFonts w:eastAsiaTheme="minorHAnsi"/>
                    </w:rPr>
                  </w:rPrChange>
                </w:rPr>
                <w:t>Prospect : 2</w:t>
              </w:r>
            </w:ins>
          </w:p>
          <w:p w:rsidR="00AC7C4C" w:rsidRPr="00540F05" w:rsidRDefault="00AC7C4C" w:rsidP="00960003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64" w:author="AdminKK" w:date="2017-09-25T13:53:00Z"/>
                <w:sz w:val="16"/>
                <w:szCs w:val="16"/>
                <w:cs/>
                <w:rPrChange w:id="865" w:author="AdminKK" w:date="2017-09-25T16:12:00Z">
                  <w:rPr>
                    <w:ins w:id="866" w:author="AdminKK" w:date="2017-09-25T13:53:00Z"/>
                    <w:cs/>
                  </w:rPr>
                </w:rPrChange>
              </w:rPr>
            </w:pPr>
            <w:ins w:id="867" w:author="AdminKK" w:date="2017-09-25T13:53:00Z">
              <w:r w:rsidRPr="00540F05">
                <w:rPr>
                  <w:sz w:val="16"/>
                  <w:szCs w:val="16"/>
                  <w:rPrChange w:id="868" w:author="AdminKK" w:date="2017-09-25T16:12:00Z">
                    <w:rPr>
                      <w:rFonts w:eastAsiaTheme="minorHAnsi"/>
                    </w:rPr>
                  </w:rPrChange>
                </w:rPr>
                <w:t>Employee : 3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69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870" w:author="AdminKK" w:date="2017-09-25T13:53:00Z"/>
                <w:sz w:val="16"/>
                <w:szCs w:val="16"/>
                <w:rPrChange w:id="871" w:author="AdminKK" w:date="2017-09-25T16:12:00Z">
                  <w:rPr>
                    <w:ins w:id="872" w:author="AdminKK" w:date="2017-09-25T13:53:00Z"/>
                  </w:rPr>
                </w:rPrChange>
              </w:rPr>
            </w:pPr>
            <w:ins w:id="873" w:author="AdminKK" w:date="2017-09-25T13:53:00Z">
              <w:r w:rsidRPr="00540F05">
                <w:rPr>
                  <w:sz w:val="16"/>
                  <w:szCs w:val="16"/>
                  <w:rPrChange w:id="874" w:author="AdminKK" w:date="2017-09-25T16:12:00Z">
                    <w:rPr/>
                  </w:rPrChange>
                </w:rPr>
                <w:t>7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5" w:author="AdminKK" w:date="2017-09-25T13:53:00Z"/>
                <w:sz w:val="16"/>
                <w:szCs w:val="16"/>
                <w:cs/>
                <w:rPrChange w:id="876" w:author="AdminKK" w:date="2017-09-25T16:12:00Z">
                  <w:rPr>
                    <w:ins w:id="877" w:author="AdminKK" w:date="2017-09-25T13:53:00Z"/>
                    <w:cs/>
                  </w:rPr>
                </w:rPrChange>
              </w:rPr>
            </w:pPr>
            <w:ins w:id="878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879" w:author="AdminKK" w:date="2017-09-25T16:12:00Z">
                    <w:rPr>
                      <w:rFonts w:hint="cs"/>
                      <w:cs/>
                    </w:rPr>
                  </w:rPrChange>
                </w:rPr>
                <w:t>ทะเบียนรถ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80" w:author="AdminKK" w:date="2017-09-25T13:53:00Z"/>
                <w:sz w:val="16"/>
                <w:szCs w:val="16"/>
                <w:rPrChange w:id="881" w:author="AdminKK" w:date="2017-09-25T16:12:00Z">
                  <w:rPr>
                    <w:ins w:id="882" w:author="AdminKK" w:date="2017-09-25T13:53:00Z"/>
                  </w:rPr>
                </w:rPrChange>
              </w:rPr>
            </w:pPr>
            <w:ins w:id="883" w:author="AdminKK" w:date="2017-09-25T13:53:00Z">
              <w:r w:rsidRPr="00540F05">
                <w:rPr>
                  <w:sz w:val="16"/>
                  <w:szCs w:val="16"/>
                  <w:rPrChange w:id="884" w:author="AdminKK" w:date="2017-09-25T16:12:00Z">
                    <w:rPr/>
                  </w:rPrChange>
                </w:rPr>
                <w:t>CarNo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85" w:author="AdminKK" w:date="2017-09-25T13:53:00Z"/>
                <w:sz w:val="16"/>
                <w:szCs w:val="16"/>
                <w:cs/>
                <w:rPrChange w:id="886" w:author="AdminKK" w:date="2017-09-25T16:12:00Z">
                  <w:rPr>
                    <w:ins w:id="887" w:author="AdminKK" w:date="2017-09-25T13:53:00Z"/>
                    <w:cs/>
                  </w:rPr>
                </w:rPrChange>
              </w:rPr>
            </w:pPr>
            <w:ins w:id="888" w:author="AdminKK" w:date="2017-09-25T13:53:00Z">
              <w:r w:rsidRPr="00540F05">
                <w:rPr>
                  <w:sz w:val="16"/>
                  <w:szCs w:val="16"/>
                  <w:rPrChange w:id="889" w:author="AdminKK" w:date="2017-09-25T16:12:00Z">
                    <w:rPr/>
                  </w:rPrChange>
                </w:rPr>
                <w:t xml:space="preserve">Call Webservice </w:t>
              </w:r>
              <w:r w:rsidRPr="00540F05">
                <w:rPr>
                  <w:color w:val="92D050"/>
                  <w:sz w:val="16"/>
                  <w:szCs w:val="16"/>
                  <w:rPrChange w:id="890" w:author="AdminKK" w:date="2017-09-25T16:12:00Z">
                    <w:rPr>
                      <w:color w:val="92D050"/>
                      <w:sz w:val="18"/>
                      <w:szCs w:val="18"/>
                    </w:rPr>
                  </w:rPrChange>
                </w:rPr>
                <w:t>Web service HP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891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892" w:author="AdminKK" w:date="2017-09-25T13:53:00Z"/>
                <w:sz w:val="16"/>
                <w:szCs w:val="16"/>
                <w:rPrChange w:id="893" w:author="AdminKK" w:date="2017-09-25T16:12:00Z">
                  <w:rPr>
                    <w:ins w:id="894" w:author="AdminKK" w:date="2017-09-25T13:53:00Z"/>
                  </w:rPr>
                </w:rPrChange>
              </w:rPr>
            </w:pPr>
            <w:ins w:id="895" w:author="AdminKK" w:date="2017-09-25T13:53:00Z">
              <w:r w:rsidRPr="00540F05">
                <w:rPr>
                  <w:sz w:val="16"/>
                  <w:szCs w:val="16"/>
                  <w:rPrChange w:id="896" w:author="AdminKK" w:date="2017-09-25T16:12:00Z">
                    <w:rPr/>
                  </w:rPrChange>
                </w:rPr>
                <w:t>8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897" w:author="AdminKK" w:date="2017-09-25T13:53:00Z"/>
                <w:sz w:val="16"/>
                <w:szCs w:val="16"/>
                <w:cs/>
                <w:rPrChange w:id="898" w:author="AdminKK" w:date="2017-09-25T16:12:00Z">
                  <w:rPr>
                    <w:ins w:id="899" w:author="AdminKK" w:date="2017-09-25T13:53:00Z"/>
                    <w:cs/>
                  </w:rPr>
                </w:rPrChange>
              </w:rPr>
            </w:pPr>
            <w:ins w:id="900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901" w:author="AdminKK" w:date="2017-09-25T16:12:00Z">
                    <w:rPr>
                      <w:rFonts w:hint="cs"/>
                      <w:cs/>
                    </w:rPr>
                  </w:rPrChange>
                </w:rPr>
                <w:t>ชื่อผู้ค้ำ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902" w:author="AdminKK" w:date="2017-09-25T13:53:00Z"/>
                <w:sz w:val="16"/>
                <w:szCs w:val="16"/>
                <w:rPrChange w:id="903" w:author="AdminKK" w:date="2017-09-25T16:12:00Z">
                  <w:rPr>
                    <w:ins w:id="904" w:author="AdminKK" w:date="2017-09-25T13:53:00Z"/>
                  </w:rPr>
                </w:rPrChange>
              </w:rPr>
            </w:pPr>
            <w:ins w:id="905" w:author="AdminKK" w:date="2017-09-25T13:53:00Z">
              <w:r w:rsidRPr="00540F05">
                <w:rPr>
                  <w:sz w:val="16"/>
                  <w:szCs w:val="16"/>
                  <w:rPrChange w:id="906" w:author="AdminKK" w:date="2017-09-25T16:12:00Z">
                    <w:rPr/>
                  </w:rPrChange>
                </w:rPr>
                <w:t>CustomerDeptFirstName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907" w:author="AdminKK" w:date="2017-09-25T13:53:00Z"/>
                <w:sz w:val="16"/>
                <w:szCs w:val="16"/>
                <w:cs/>
                <w:rPrChange w:id="908" w:author="AdminKK" w:date="2017-09-25T16:12:00Z">
                  <w:rPr>
                    <w:ins w:id="909" w:author="AdminKK" w:date="2017-09-25T13:53:00Z"/>
                    <w:cs/>
                  </w:rPr>
                </w:rPrChange>
              </w:rPr>
            </w:pPr>
            <w:ins w:id="910" w:author="AdminKK" w:date="2017-09-25T13:53:00Z">
              <w:r w:rsidRPr="00540F05">
                <w:rPr>
                  <w:color w:val="FFC000"/>
                  <w:sz w:val="16"/>
                  <w:szCs w:val="16"/>
                  <w:rPrChange w:id="911" w:author="AdminKK" w:date="2017-09-25T16:12:00Z">
                    <w:rPr>
                      <w:color w:val="FFC000"/>
                      <w:sz w:val="18"/>
                      <w:szCs w:val="18"/>
                    </w:rPr>
                  </w:rPrChange>
                </w:rPr>
                <w:t>ServiceName : InquiryCustomerDebt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12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913" w:author="AdminKK" w:date="2017-09-25T13:53:00Z"/>
                <w:sz w:val="16"/>
                <w:szCs w:val="16"/>
                <w:rPrChange w:id="914" w:author="AdminKK" w:date="2017-09-25T16:12:00Z">
                  <w:rPr>
                    <w:ins w:id="915" w:author="AdminKK" w:date="2017-09-25T13:53:00Z"/>
                  </w:rPr>
                </w:rPrChange>
              </w:rPr>
            </w:pPr>
            <w:ins w:id="916" w:author="AdminKK" w:date="2017-09-25T13:53:00Z">
              <w:r w:rsidRPr="00540F05">
                <w:rPr>
                  <w:sz w:val="16"/>
                  <w:szCs w:val="16"/>
                  <w:cs/>
                  <w:rPrChange w:id="917" w:author="AdminKK" w:date="2017-09-25T16:12:00Z">
                    <w:rPr>
                      <w:cs/>
                    </w:rPr>
                  </w:rPrChange>
                </w:rPr>
                <w:t>9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18" w:author="AdminKK" w:date="2017-09-25T13:53:00Z"/>
                <w:sz w:val="16"/>
                <w:szCs w:val="16"/>
                <w:cs/>
                <w:rPrChange w:id="919" w:author="AdminKK" w:date="2017-09-25T16:12:00Z">
                  <w:rPr>
                    <w:ins w:id="920" w:author="AdminKK" w:date="2017-09-25T13:53:00Z"/>
                    <w:cs/>
                  </w:rPr>
                </w:rPrChange>
              </w:rPr>
            </w:pPr>
            <w:ins w:id="921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922" w:author="AdminKK" w:date="2017-09-25T16:12:00Z">
                    <w:rPr>
                      <w:rFonts w:hint="cs"/>
                      <w:cs/>
                    </w:rPr>
                  </w:rPrChange>
                </w:rPr>
                <w:t>นามสกุลผู้ค้ำ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Del="008F4DD9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3" w:author="AdminKK" w:date="2017-09-25T13:53:00Z"/>
                <w:sz w:val="16"/>
                <w:szCs w:val="16"/>
                <w:rPrChange w:id="924" w:author="AdminKK" w:date="2017-09-25T16:12:00Z">
                  <w:rPr>
                    <w:ins w:id="925" w:author="AdminKK" w:date="2017-09-25T13:53:00Z"/>
                  </w:rPr>
                </w:rPrChange>
              </w:rPr>
            </w:pPr>
            <w:ins w:id="926" w:author="AdminKK" w:date="2017-09-25T13:53:00Z">
              <w:r w:rsidRPr="00540F05">
                <w:rPr>
                  <w:sz w:val="16"/>
                  <w:szCs w:val="16"/>
                  <w:rPrChange w:id="927" w:author="AdminKK" w:date="2017-09-25T16:12:00Z">
                    <w:rPr/>
                  </w:rPrChange>
                </w:rPr>
                <w:t>CustomerDeptLastName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8" w:author="AdminKK" w:date="2017-09-25T13:53:00Z"/>
                <w:sz w:val="16"/>
                <w:szCs w:val="16"/>
                <w:cs/>
                <w:rPrChange w:id="929" w:author="AdminKK" w:date="2017-09-25T16:12:00Z">
                  <w:rPr>
                    <w:ins w:id="930" w:author="AdminKK" w:date="2017-09-25T13:53:00Z"/>
                    <w:cs/>
                  </w:rPr>
                </w:rPrChange>
              </w:rPr>
            </w:pPr>
            <w:ins w:id="931" w:author="AdminKK" w:date="2017-09-25T13:53:00Z">
              <w:r w:rsidRPr="00540F05">
                <w:rPr>
                  <w:color w:val="FFC000"/>
                  <w:sz w:val="16"/>
                  <w:szCs w:val="16"/>
                  <w:rPrChange w:id="932" w:author="AdminKK" w:date="2017-09-25T16:12:00Z">
                    <w:rPr>
                      <w:color w:val="FFC000"/>
                      <w:sz w:val="18"/>
                      <w:szCs w:val="18"/>
                    </w:rPr>
                  </w:rPrChange>
                </w:rPr>
                <w:t>ServiceName : InquiryCustomerDebt</w:t>
              </w:r>
            </w:ins>
          </w:p>
        </w:tc>
      </w:tr>
    </w:tbl>
    <w:p w:rsidR="00AC7C4C" w:rsidRDefault="00AC7C4C" w:rsidP="00AC7C4C">
      <w:pPr>
        <w:rPr>
          <w:ins w:id="933" w:author="AdminKK" w:date="2017-09-25T13:53:00Z"/>
        </w:rPr>
      </w:pPr>
    </w:p>
    <w:p w:rsidR="00AC7C4C" w:rsidRDefault="00AC7C4C" w:rsidP="00AC7C4C">
      <w:pPr>
        <w:pStyle w:val="Heading4"/>
        <w:rPr>
          <w:ins w:id="934" w:author="AdminKK" w:date="2017-09-25T13:53:00Z"/>
        </w:rPr>
      </w:pPr>
      <w:ins w:id="935" w:author="AdminKK" w:date="2017-09-25T13:53:00Z">
        <w:r>
          <w:rPr>
            <w:rFonts w:hint="cs"/>
            <w:cs/>
          </w:rPr>
          <w:t xml:space="preserve">ผลการค้นหา </w:t>
        </w:r>
        <w:r>
          <w:t>Customer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AC7C4C" w:rsidTr="00960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936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C4C" w:rsidRDefault="00AC7C4C" w:rsidP="00960003">
            <w:pPr>
              <w:pStyle w:val="TableHeader"/>
              <w:rPr>
                <w:ins w:id="937" w:author="AdminKK" w:date="2017-09-25T13:53:00Z"/>
              </w:rPr>
            </w:pPr>
            <w:ins w:id="938" w:author="AdminKK" w:date="2017-09-25T13:53:00Z">
              <w: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39" w:author="AdminKK" w:date="2017-09-25T13:53:00Z"/>
              </w:rPr>
            </w:pPr>
            <w:ins w:id="940" w:author="AdminKK" w:date="2017-09-25T13:53:00Z">
              <w: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41" w:author="AdminKK" w:date="2017-09-25T13:53:00Z"/>
              </w:rPr>
            </w:pPr>
            <w:ins w:id="942" w:author="AdminKK" w:date="2017-09-25T13:53:00Z">
              <w: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C4C" w:rsidRDefault="00AC7C4C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43" w:author="AdminKK" w:date="2017-09-25T13:53:00Z"/>
              </w:rPr>
            </w:pPr>
            <w:ins w:id="944" w:author="AdminKK" w:date="2017-09-25T13:53:00Z">
              <w:r>
                <w:t>Remark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945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946" w:author="AdminKK" w:date="2017-09-25T13:53:00Z"/>
                <w:sz w:val="16"/>
                <w:szCs w:val="16"/>
                <w:rPrChange w:id="947" w:author="AdminKK" w:date="2017-09-25T16:13:00Z">
                  <w:rPr>
                    <w:ins w:id="948" w:author="AdminKK" w:date="2017-09-25T13:53:00Z"/>
                  </w:rPr>
                </w:rPrChange>
              </w:rPr>
            </w:pPr>
            <w:ins w:id="949" w:author="AdminKK" w:date="2017-09-25T13:53:00Z">
              <w:r w:rsidRPr="00540F05">
                <w:rPr>
                  <w:sz w:val="16"/>
                  <w:szCs w:val="16"/>
                  <w:rPrChange w:id="950" w:author="AdminKK" w:date="2017-09-25T16:13:00Z">
                    <w:rPr/>
                  </w:rPrChange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51" w:author="AdminKK" w:date="2017-09-25T13:53:00Z"/>
                <w:sz w:val="16"/>
                <w:szCs w:val="16"/>
                <w:cs/>
                <w:rPrChange w:id="952" w:author="AdminKK" w:date="2017-09-25T16:13:00Z">
                  <w:rPr>
                    <w:ins w:id="953" w:author="AdminKK" w:date="2017-09-25T13:53:00Z"/>
                    <w:cs/>
                  </w:rPr>
                </w:rPrChange>
              </w:rPr>
            </w:pPr>
            <w:ins w:id="954" w:author="AdminKK" w:date="2017-09-25T13:53:00Z">
              <w:r w:rsidRPr="00540F05">
                <w:rPr>
                  <w:sz w:val="16"/>
                  <w:szCs w:val="16"/>
                  <w:rPrChange w:id="955" w:author="AdminKK" w:date="2017-09-25T16:13:00Z">
                    <w:rPr/>
                  </w:rPrChange>
                </w:rPr>
                <w:t>Action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56" w:author="AdminKK" w:date="2017-09-25T13:53:00Z"/>
                <w:sz w:val="16"/>
                <w:szCs w:val="16"/>
                <w:rPrChange w:id="957" w:author="AdminKK" w:date="2017-09-25T16:13:00Z">
                  <w:rPr>
                    <w:ins w:id="958" w:author="AdminKK" w:date="2017-09-25T13:53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59" w:author="AdminKK" w:date="2017-09-25T13:53:00Z"/>
                <w:sz w:val="16"/>
                <w:szCs w:val="16"/>
                <w:rPrChange w:id="960" w:author="AdminKK" w:date="2017-09-25T16:13:00Z">
                  <w:rPr>
                    <w:ins w:id="961" w:author="AdminKK" w:date="2017-09-25T13:53:00Z"/>
                  </w:rPr>
                </w:rPrChange>
              </w:rPr>
            </w:pPr>
            <w:ins w:id="962" w:author="AdminKK" w:date="2017-09-25T13:53:00Z">
              <w:r w:rsidRPr="00540F05">
                <w:rPr>
                  <w:rFonts w:hint="cs"/>
                  <w:sz w:val="16"/>
                  <w:szCs w:val="16"/>
                  <w:cs/>
                  <w:rPrChange w:id="963" w:author="AdminKK" w:date="2017-09-25T16:13:00Z">
                    <w:rPr>
                      <w:rFonts w:hint="cs"/>
                      <w:cs/>
                    </w:rPr>
                  </w:rPrChange>
                </w:rPr>
                <w:t>ประกอบด้วย</w:t>
              </w:r>
            </w:ins>
          </w:p>
          <w:p w:rsidR="00AC7C4C" w:rsidRPr="00540F05" w:rsidRDefault="00AC7C4C">
            <w:pPr>
              <w:pStyle w:val="ListParagraph"/>
              <w:numPr>
                <w:ilvl w:val="0"/>
                <w:numId w:val="28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64" w:author="AdminKK" w:date="2017-09-25T13:53:00Z"/>
                <w:sz w:val="16"/>
                <w:szCs w:val="16"/>
                <w:cs/>
                <w:rPrChange w:id="965" w:author="AdminKK" w:date="2017-09-25T16:13:00Z">
                  <w:rPr>
                    <w:ins w:id="966" w:author="AdminKK" w:date="2017-09-25T13:53:00Z"/>
                    <w:cs/>
                  </w:rPr>
                </w:rPrChange>
              </w:rPr>
              <w:pPrChange w:id="967" w:author="AdminKK" w:date="2017-09-25T13:58:00Z">
                <w:pPr>
                  <w:pStyle w:val="ListParagraph"/>
                  <w:numPr>
                    <w:numId w:val="253"/>
                  </w:numPr>
                  <w:spacing w:after="160" w:line="259" w:lineRule="auto"/>
                  <w:ind w:left="1080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968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969" w:author="AdminKK" w:date="2017-09-25T16:13:00Z">
                    <w:rPr>
                      <w:rFonts w:hint="eastAsia"/>
                      <w:cs/>
                    </w:rPr>
                  </w:rPrChange>
                </w:rPr>
                <w:t>ปุ่ม</w:t>
              </w:r>
              <w:r w:rsidRPr="00540F05">
                <w:rPr>
                  <w:sz w:val="16"/>
                  <w:szCs w:val="16"/>
                  <w:rPrChange w:id="970" w:author="AdminKK" w:date="2017-09-25T16:13:00Z">
                    <w:rPr/>
                  </w:rPrChange>
                </w:rPr>
                <w:t xml:space="preserve"> </w:t>
              </w:r>
            </w:ins>
            <w:ins w:id="971" w:author="AdminKK" w:date="2017-09-25T13:58:00Z">
              <w:r w:rsidR="00C9114B" w:rsidRPr="00540F05">
                <w:rPr>
                  <w:rFonts w:hint="eastAsia"/>
                  <w:sz w:val="16"/>
                  <w:szCs w:val="16"/>
                  <w:cs/>
                  <w:rPrChange w:id="972" w:author="AdminKK" w:date="2017-09-25T16:13:00Z">
                    <w:rPr>
                      <w:rFonts w:hint="eastAsia"/>
                      <w:cs/>
                    </w:rPr>
                  </w:rPrChange>
                </w:rPr>
                <w:t>เลือก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97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974" w:author="AdminKK" w:date="2017-09-25T13:53:00Z"/>
                <w:sz w:val="16"/>
                <w:szCs w:val="16"/>
                <w:rPrChange w:id="975" w:author="AdminKK" w:date="2017-09-25T16:13:00Z">
                  <w:rPr>
                    <w:ins w:id="976" w:author="AdminKK" w:date="2017-09-25T13:53:00Z"/>
                  </w:rPr>
                </w:rPrChange>
              </w:rPr>
            </w:pPr>
            <w:ins w:id="977" w:author="AdminKK" w:date="2017-09-25T13:53:00Z">
              <w:r w:rsidRPr="00540F05">
                <w:rPr>
                  <w:sz w:val="16"/>
                  <w:szCs w:val="16"/>
                  <w:rPrChange w:id="978" w:author="AdminKK" w:date="2017-09-25T16:13:00Z">
                    <w:rPr>
                      <w:rFonts w:eastAsia="Tahoma"/>
                    </w:rPr>
                  </w:rPrChange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979" w:author="AdminKK" w:date="2017-09-25T13:53:00Z"/>
                <w:sz w:val="16"/>
                <w:szCs w:val="16"/>
                <w:rPrChange w:id="980" w:author="AdminKK" w:date="2017-09-25T16:13:00Z">
                  <w:rPr>
                    <w:ins w:id="981" w:author="AdminKK" w:date="2017-09-25T13:53:00Z"/>
                  </w:rPr>
                </w:rPrChange>
              </w:rPr>
            </w:pPr>
            <w:ins w:id="982" w:author="AdminKK" w:date="2017-09-25T13:53:00Z">
              <w:r w:rsidRPr="00540F05">
                <w:rPr>
                  <w:sz w:val="16"/>
                  <w:szCs w:val="16"/>
                  <w:rPrChange w:id="983" w:author="AdminKK" w:date="2017-09-25T16:13:00Z">
                    <w:rPr>
                      <w:rFonts w:eastAsia="Tahoma"/>
                    </w:rPr>
                  </w:rPrChange>
                </w:rPr>
                <w:t>CIF ID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984" w:author="AdminKK" w:date="2017-09-25T13:53:00Z"/>
                <w:sz w:val="16"/>
                <w:szCs w:val="16"/>
                <w:rPrChange w:id="985" w:author="AdminKK" w:date="2017-09-25T16:13:00Z">
                  <w:rPr>
                    <w:ins w:id="986" w:author="AdminKK" w:date="2017-09-25T13:53:00Z"/>
                  </w:rPr>
                </w:rPrChange>
              </w:rPr>
            </w:pPr>
            <w:ins w:id="987" w:author="AdminKK" w:date="2017-09-25T13:53:00Z">
              <w:r w:rsidRPr="00540F05">
                <w:rPr>
                  <w:sz w:val="16"/>
                  <w:szCs w:val="16"/>
                  <w:rPrChange w:id="988" w:author="AdminKK" w:date="2017-09-25T16:13:00Z">
                    <w:rPr>
                      <w:rFonts w:eastAsia="Tahoma"/>
                    </w:rPr>
                  </w:rPrChange>
                </w:rPr>
                <w:t>CustomerNumber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989" w:author="AdminKK" w:date="2017-09-25T13:53:00Z"/>
                <w:sz w:val="16"/>
                <w:szCs w:val="16"/>
                <w:rPrChange w:id="990" w:author="AdminKK" w:date="2017-09-25T16:13:00Z">
                  <w:rPr>
                    <w:ins w:id="991" w:author="AdminKK" w:date="2017-09-25T13:53:00Z"/>
                  </w:rPr>
                </w:rPrChange>
              </w:rPr>
            </w:pPr>
            <w:ins w:id="992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993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994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995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996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997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998" w:author="AdminKK" w:date="2017-09-25T13:53:00Z"/>
                <w:sz w:val="16"/>
                <w:szCs w:val="16"/>
                <w:rPrChange w:id="999" w:author="AdminKK" w:date="2017-09-25T16:13:00Z">
                  <w:rPr>
                    <w:ins w:id="1000" w:author="AdminKK" w:date="2017-09-25T13:53:00Z"/>
                  </w:rPr>
                </w:rPrChange>
              </w:rPr>
            </w:pPr>
            <w:ins w:id="1001" w:author="AdminKK" w:date="2017-09-25T13:53:00Z">
              <w:r w:rsidRPr="00540F05">
                <w:rPr>
                  <w:sz w:val="16"/>
                  <w:szCs w:val="16"/>
                  <w:rPrChange w:id="1002" w:author="AdminKK" w:date="2017-09-25T16:13:00Z">
                    <w:rPr>
                      <w:rFonts w:eastAsia="Tahoma"/>
                    </w:rPr>
                  </w:rPrChange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03" w:author="AdminKK" w:date="2017-09-25T13:53:00Z"/>
                <w:sz w:val="16"/>
                <w:szCs w:val="16"/>
                <w:cs/>
                <w:rPrChange w:id="1004" w:author="AdminKK" w:date="2017-09-25T16:13:00Z">
                  <w:rPr>
                    <w:ins w:id="1005" w:author="AdminKK" w:date="2017-09-25T13:53:00Z"/>
                    <w:cs/>
                  </w:rPr>
                </w:rPrChange>
              </w:rPr>
            </w:pPr>
            <w:ins w:id="1006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0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ชื่อจริงลูกค้า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08" w:author="AdminKK" w:date="2017-09-25T13:53:00Z"/>
                <w:sz w:val="16"/>
                <w:szCs w:val="16"/>
                <w:rPrChange w:id="1009" w:author="AdminKK" w:date="2017-09-25T16:13:00Z">
                  <w:rPr>
                    <w:ins w:id="1010" w:author="AdminKK" w:date="2017-09-25T13:53:00Z"/>
                  </w:rPr>
                </w:rPrChange>
              </w:rPr>
            </w:pPr>
            <w:ins w:id="1011" w:author="AdminKK" w:date="2017-09-25T13:53:00Z">
              <w:r w:rsidRPr="00540F05">
                <w:rPr>
                  <w:sz w:val="16"/>
                  <w:szCs w:val="16"/>
                  <w:rPrChange w:id="1012" w:author="AdminKK" w:date="2017-09-25T16:13:00Z">
                    <w:rPr>
                      <w:rFonts w:eastAsia="Tahoma"/>
                    </w:rPr>
                  </w:rPrChange>
                </w:rPr>
                <w:t>PrimaryName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13" w:author="AdminKK" w:date="2017-09-25T13:53:00Z"/>
                <w:sz w:val="16"/>
                <w:szCs w:val="16"/>
                <w:cs/>
                <w:rPrChange w:id="1014" w:author="AdminKK" w:date="2017-09-25T16:13:00Z">
                  <w:rPr>
                    <w:ins w:id="1015" w:author="AdminKK" w:date="2017-09-25T13:53:00Z"/>
                    <w:cs/>
                  </w:rPr>
                </w:rPrChange>
              </w:rPr>
            </w:pPr>
            <w:ins w:id="1016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1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018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019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020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021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022" w:author="AdminKK" w:date="2017-09-25T13:53:00Z"/>
                <w:sz w:val="16"/>
                <w:szCs w:val="16"/>
                <w:rPrChange w:id="1023" w:author="AdminKK" w:date="2017-09-25T16:13:00Z">
                  <w:rPr>
                    <w:ins w:id="1024" w:author="AdminKK" w:date="2017-09-25T13:53:00Z"/>
                  </w:rPr>
                </w:rPrChange>
              </w:rPr>
            </w:pPr>
            <w:ins w:id="1025" w:author="AdminKK" w:date="2017-09-25T13:53:00Z">
              <w:r w:rsidRPr="00540F05">
                <w:rPr>
                  <w:sz w:val="16"/>
                  <w:szCs w:val="16"/>
                  <w:cs/>
                  <w:rPrChange w:id="1026" w:author="AdminKK" w:date="2017-09-25T16:13:00Z">
                    <w:rPr>
                      <w:rFonts w:eastAsia="Tahoma"/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27" w:author="AdminKK" w:date="2017-09-25T13:53:00Z"/>
                <w:sz w:val="16"/>
                <w:szCs w:val="16"/>
                <w:cs/>
                <w:rPrChange w:id="1028" w:author="AdminKK" w:date="2017-09-25T16:13:00Z">
                  <w:rPr>
                    <w:ins w:id="1029" w:author="AdminKK" w:date="2017-09-25T13:53:00Z"/>
                    <w:cs/>
                  </w:rPr>
                </w:rPrChange>
              </w:rPr>
            </w:pPr>
            <w:ins w:id="1030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31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นามสกุลลูกค้า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32" w:author="AdminKK" w:date="2017-09-25T13:53:00Z"/>
                <w:sz w:val="16"/>
                <w:szCs w:val="16"/>
                <w:rPrChange w:id="1033" w:author="AdminKK" w:date="2017-09-25T16:13:00Z">
                  <w:rPr>
                    <w:ins w:id="1034" w:author="AdminKK" w:date="2017-09-25T13:53:00Z"/>
                  </w:rPr>
                </w:rPrChange>
              </w:rPr>
            </w:pPr>
            <w:ins w:id="1035" w:author="AdminKK" w:date="2017-09-25T13:53:00Z">
              <w:r w:rsidRPr="00540F05">
                <w:rPr>
                  <w:sz w:val="16"/>
                  <w:szCs w:val="16"/>
                  <w:rPrChange w:id="1036" w:author="AdminKK" w:date="2017-09-25T16:13:00Z">
                    <w:rPr>
                      <w:rFonts w:eastAsia="Tahoma"/>
                    </w:rPr>
                  </w:rPrChange>
                </w:rPr>
                <w:t>PrimaryLastName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37" w:author="AdminKK" w:date="2017-09-25T13:53:00Z"/>
                <w:sz w:val="16"/>
                <w:szCs w:val="16"/>
                <w:cs/>
                <w:rPrChange w:id="1038" w:author="AdminKK" w:date="2017-09-25T16:13:00Z">
                  <w:rPr>
                    <w:ins w:id="1039" w:author="AdminKK" w:date="2017-09-25T13:53:00Z"/>
                    <w:cs/>
                  </w:rPr>
                </w:rPrChange>
              </w:rPr>
            </w:pPr>
            <w:ins w:id="1040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41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042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043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044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045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046" w:author="AdminKK" w:date="2017-09-25T13:53:00Z"/>
                <w:sz w:val="16"/>
                <w:szCs w:val="16"/>
                <w:cs/>
                <w:rPrChange w:id="1047" w:author="AdminKK" w:date="2017-09-25T16:13:00Z">
                  <w:rPr>
                    <w:ins w:id="1048" w:author="AdminKK" w:date="2017-09-25T13:53:00Z"/>
                    <w:cs/>
                  </w:rPr>
                </w:rPrChange>
              </w:rPr>
            </w:pPr>
            <w:ins w:id="1049" w:author="AdminKK" w:date="2017-09-25T13:53:00Z">
              <w:r w:rsidRPr="00540F05">
                <w:rPr>
                  <w:sz w:val="16"/>
                  <w:szCs w:val="16"/>
                  <w:cs/>
                  <w:rPrChange w:id="1050" w:author="AdminKK" w:date="2017-09-25T16:13:00Z">
                    <w:rPr>
                      <w:rFonts w:eastAsia="Tahoma"/>
                      <w:cs/>
                    </w:rPr>
                  </w:rPrChange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1" w:author="AdminKK" w:date="2017-09-25T13:53:00Z"/>
                <w:sz w:val="16"/>
                <w:szCs w:val="16"/>
                <w:cs/>
                <w:rPrChange w:id="1052" w:author="AdminKK" w:date="2017-09-25T16:13:00Z">
                  <w:rPr>
                    <w:ins w:id="1053" w:author="AdminKK" w:date="2017-09-25T13:53:00Z"/>
                    <w:cs/>
                  </w:rPr>
                </w:rPrChange>
              </w:rPr>
            </w:pPr>
            <w:ins w:id="1054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55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เลขที่บัตร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6" w:author="AdminKK" w:date="2017-09-25T13:53:00Z"/>
                <w:sz w:val="16"/>
                <w:szCs w:val="16"/>
                <w:rPrChange w:id="1057" w:author="AdminKK" w:date="2017-09-25T16:13:00Z">
                  <w:rPr>
                    <w:ins w:id="1058" w:author="AdminKK" w:date="2017-09-25T13:53:00Z"/>
                  </w:rPr>
                </w:rPrChange>
              </w:rPr>
            </w:pPr>
            <w:ins w:id="1059" w:author="AdminKK" w:date="2017-09-25T13:53:00Z">
              <w:r w:rsidRPr="00540F05">
                <w:rPr>
                  <w:sz w:val="16"/>
                  <w:szCs w:val="16"/>
                  <w:rPrChange w:id="1060" w:author="AdminKK" w:date="2017-09-25T16:13:00Z">
                    <w:rPr>
                      <w:rFonts w:eastAsia="Tahoma"/>
                    </w:rPr>
                  </w:rPrChange>
                </w:rPr>
                <w:t>IDNumber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61" w:author="AdminKK" w:date="2017-09-25T13:53:00Z"/>
                <w:sz w:val="16"/>
                <w:szCs w:val="16"/>
                <w:cs/>
                <w:rPrChange w:id="1062" w:author="AdminKK" w:date="2017-09-25T16:13:00Z">
                  <w:rPr>
                    <w:ins w:id="1063" w:author="AdminKK" w:date="2017-09-25T13:53:00Z"/>
                    <w:cs/>
                  </w:rPr>
                </w:rPrChange>
              </w:rPr>
            </w:pPr>
            <w:ins w:id="1064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65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066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067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068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069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070" w:author="AdminKK" w:date="2017-09-25T13:53:00Z"/>
                <w:sz w:val="16"/>
                <w:szCs w:val="16"/>
                <w:cs/>
                <w:rPrChange w:id="1071" w:author="AdminKK" w:date="2017-09-25T16:13:00Z">
                  <w:rPr>
                    <w:ins w:id="1072" w:author="AdminKK" w:date="2017-09-25T13:53:00Z"/>
                    <w:cs/>
                  </w:rPr>
                </w:rPrChange>
              </w:rPr>
            </w:pPr>
            <w:ins w:id="1073" w:author="AdminKK" w:date="2017-09-25T13:53:00Z">
              <w:r w:rsidRPr="00540F05">
                <w:rPr>
                  <w:sz w:val="16"/>
                  <w:szCs w:val="16"/>
                  <w:cs/>
                  <w:rPrChange w:id="1074" w:author="AdminKK" w:date="2017-09-25T16:13:00Z">
                    <w:rPr>
                      <w:rFonts w:eastAsia="Tahoma"/>
                      <w:cs/>
                    </w:rPr>
                  </w:rPrChange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75" w:author="AdminKK" w:date="2017-09-25T13:53:00Z"/>
                <w:sz w:val="16"/>
                <w:szCs w:val="16"/>
                <w:cs/>
                <w:rPrChange w:id="1076" w:author="AdminKK" w:date="2017-09-25T16:13:00Z">
                  <w:rPr>
                    <w:ins w:id="1077" w:author="AdminKK" w:date="2017-09-25T13:53:00Z"/>
                    <w:cs/>
                  </w:rPr>
                </w:rPrChange>
              </w:rPr>
            </w:pPr>
            <w:ins w:id="1078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79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ประเภทบัตร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80" w:author="AdminKK" w:date="2017-09-25T13:53:00Z"/>
                <w:sz w:val="16"/>
                <w:szCs w:val="16"/>
                <w:rPrChange w:id="1081" w:author="AdminKK" w:date="2017-09-25T16:13:00Z">
                  <w:rPr>
                    <w:ins w:id="1082" w:author="AdminKK" w:date="2017-09-25T13:53:00Z"/>
                  </w:rPr>
                </w:rPrChange>
              </w:rPr>
            </w:pPr>
            <w:ins w:id="1083" w:author="AdminKK" w:date="2017-09-25T13:53:00Z">
              <w:r w:rsidRPr="00540F05">
                <w:rPr>
                  <w:sz w:val="16"/>
                  <w:szCs w:val="16"/>
                  <w:rPrChange w:id="1084" w:author="AdminKK" w:date="2017-09-25T16:13:00Z">
                    <w:rPr>
                      <w:rFonts w:eastAsia="Tahoma"/>
                    </w:rPr>
                  </w:rPrChange>
                </w:rPr>
                <w:t>IDTypeCode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085" w:author="AdminKK" w:date="2017-09-25T13:53:00Z"/>
                <w:sz w:val="16"/>
                <w:szCs w:val="16"/>
                <w:cs/>
                <w:rPrChange w:id="1086" w:author="AdminKK" w:date="2017-09-25T16:13:00Z">
                  <w:rPr>
                    <w:ins w:id="1087" w:author="AdminKK" w:date="2017-09-25T13:53:00Z"/>
                    <w:cs/>
                  </w:rPr>
                </w:rPrChange>
              </w:rPr>
            </w:pPr>
            <w:ins w:id="1088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089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090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091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092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093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094" w:author="AdminKK" w:date="2017-09-25T13:53:00Z"/>
                <w:sz w:val="16"/>
                <w:szCs w:val="16"/>
                <w:cs/>
                <w:rPrChange w:id="1095" w:author="AdminKK" w:date="2017-09-25T16:13:00Z">
                  <w:rPr>
                    <w:ins w:id="1096" w:author="AdminKK" w:date="2017-09-25T13:53:00Z"/>
                    <w:cs/>
                  </w:rPr>
                </w:rPrChange>
              </w:rPr>
            </w:pPr>
            <w:ins w:id="1097" w:author="AdminKK" w:date="2017-09-25T13:53:00Z">
              <w:r w:rsidRPr="00540F05">
                <w:rPr>
                  <w:sz w:val="16"/>
                  <w:szCs w:val="16"/>
                  <w:cs/>
                  <w:rPrChange w:id="1098" w:author="AdminKK" w:date="2017-09-25T16:13:00Z">
                    <w:rPr>
                      <w:rFonts w:eastAsia="Tahoma"/>
                      <w:cs/>
                    </w:rPr>
                  </w:rPrChange>
                </w:rPr>
                <w:t>7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99" w:author="AdminKK" w:date="2017-09-25T13:53:00Z"/>
                <w:sz w:val="16"/>
                <w:szCs w:val="16"/>
                <w:cs/>
                <w:rPrChange w:id="1100" w:author="AdminKK" w:date="2017-09-25T16:13:00Z">
                  <w:rPr>
                    <w:ins w:id="1101" w:author="AdminKK" w:date="2017-09-25T13:53:00Z"/>
                    <w:cs/>
                  </w:rPr>
                </w:rPrChange>
              </w:rPr>
            </w:pPr>
            <w:ins w:id="1102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103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ประเภทลูกค้า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04" w:author="AdminKK" w:date="2017-09-25T13:53:00Z"/>
                <w:sz w:val="16"/>
                <w:szCs w:val="16"/>
                <w:rPrChange w:id="1105" w:author="AdminKK" w:date="2017-09-25T16:13:00Z">
                  <w:rPr>
                    <w:ins w:id="1106" w:author="AdminKK" w:date="2017-09-25T13:53:00Z"/>
                  </w:rPr>
                </w:rPrChange>
              </w:rPr>
            </w:pPr>
            <w:ins w:id="1107" w:author="AdminKK" w:date="2017-09-25T13:53:00Z">
              <w:r w:rsidRPr="00540F05">
                <w:rPr>
                  <w:sz w:val="16"/>
                  <w:szCs w:val="16"/>
                  <w:rPrChange w:id="1108" w:author="AdminKK" w:date="2017-09-25T16:13:00Z">
                    <w:rPr>
                      <w:rFonts w:eastAsia="Tahoma"/>
                    </w:rPr>
                  </w:rPrChange>
                </w:rPr>
                <w:t>CustomerCategory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09" w:author="AdminKK" w:date="2017-09-25T13:53:00Z"/>
                <w:sz w:val="16"/>
                <w:szCs w:val="16"/>
                <w:cs/>
                <w:rPrChange w:id="1110" w:author="AdminKK" w:date="2017-09-25T16:13:00Z">
                  <w:rPr>
                    <w:ins w:id="1111" w:author="AdminKK" w:date="2017-09-25T13:53:00Z"/>
                    <w:cs/>
                  </w:rPr>
                </w:rPrChange>
              </w:rPr>
            </w:pPr>
            <w:ins w:id="1112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113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114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115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116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AC7C4C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117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118" w:author="AdminKK" w:date="2017-09-25T13:53:00Z"/>
                <w:color w:val="000000" w:themeColor="text1"/>
                <w:sz w:val="16"/>
                <w:szCs w:val="16"/>
                <w:cs/>
                <w:rPrChange w:id="1119" w:author="AdminKK" w:date="2017-09-25T16:13:00Z">
                  <w:rPr>
                    <w:ins w:id="1120" w:author="AdminKK" w:date="2017-09-25T13:53:00Z"/>
                    <w:color w:val="000000" w:themeColor="text1"/>
                    <w:cs/>
                  </w:rPr>
                </w:rPrChange>
              </w:rPr>
            </w:pPr>
            <w:ins w:id="1121" w:author="AdminKK" w:date="2017-09-25T13:53:00Z">
              <w:r w:rsidRPr="00540F05">
                <w:rPr>
                  <w:color w:val="000000" w:themeColor="text1"/>
                  <w:sz w:val="16"/>
                  <w:szCs w:val="16"/>
                  <w:cs/>
                  <w:rPrChange w:id="1122" w:author="AdminKK" w:date="2017-09-25T16:13:00Z">
                    <w:rPr>
                      <w:rFonts w:eastAsia="Tahoma"/>
                      <w:color w:val="000000" w:themeColor="text1"/>
                      <w:cs/>
                    </w:rPr>
                  </w:rPrChange>
                </w:rPr>
                <w:t>8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123" w:author="AdminKK" w:date="2017-09-25T13:53:00Z"/>
                <w:color w:val="000000" w:themeColor="text1"/>
                <w:sz w:val="16"/>
                <w:szCs w:val="16"/>
                <w:rPrChange w:id="1124" w:author="AdminKK" w:date="2017-09-25T16:13:00Z">
                  <w:rPr>
                    <w:ins w:id="1125" w:author="AdminKK" w:date="2017-09-25T13:53:00Z"/>
                    <w:color w:val="000000" w:themeColor="text1"/>
                  </w:rPr>
                </w:rPrChange>
              </w:rPr>
            </w:pPr>
            <w:ins w:id="1126" w:author="AdminKK" w:date="2017-09-25T13:53:00Z">
              <w:r w:rsidRPr="00540F05">
                <w:rPr>
                  <w:color w:val="000000" w:themeColor="text1"/>
                  <w:sz w:val="16"/>
                  <w:szCs w:val="16"/>
                  <w:rPrChange w:id="1127" w:author="AdminKK" w:date="2017-09-25T16:13:00Z">
                    <w:rPr>
                      <w:rFonts w:eastAsia="Tahoma"/>
                      <w:color w:val="000000" w:themeColor="text1"/>
                    </w:rPr>
                  </w:rPrChange>
                </w:rPr>
                <w:t>Customer Type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128" w:author="AdminKK" w:date="2017-09-25T13:53:00Z"/>
                <w:color w:val="000000" w:themeColor="text1"/>
                <w:sz w:val="16"/>
                <w:szCs w:val="16"/>
                <w:rPrChange w:id="1129" w:author="AdminKK" w:date="2017-09-25T16:13:00Z">
                  <w:rPr>
                    <w:ins w:id="1130" w:author="AdminKK" w:date="2017-09-25T13:53:00Z"/>
                    <w:color w:val="000000" w:themeColor="text1"/>
                  </w:rPr>
                </w:rPrChange>
              </w:rPr>
            </w:pPr>
            <w:ins w:id="1131" w:author="AdminKK" w:date="2017-09-25T13:53:00Z">
              <w:r w:rsidRPr="00540F05">
                <w:rPr>
                  <w:color w:val="000000" w:themeColor="text1"/>
                  <w:sz w:val="16"/>
                  <w:szCs w:val="16"/>
                  <w:rPrChange w:id="1132" w:author="AdminKK" w:date="2017-09-25T16:13:00Z">
                    <w:rPr>
                      <w:rFonts w:eastAsia="Tahoma"/>
                      <w:color w:val="000000" w:themeColor="text1"/>
                    </w:rPr>
                  </w:rPrChange>
                </w:rPr>
                <w:t>CustomerType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133" w:author="AdminKK" w:date="2017-09-25T13:53:00Z"/>
                <w:sz w:val="16"/>
                <w:szCs w:val="16"/>
                <w:cs/>
                <w:rPrChange w:id="1134" w:author="AdminKK" w:date="2017-09-25T16:13:00Z">
                  <w:rPr>
                    <w:ins w:id="1135" w:author="AdminKK" w:date="2017-09-25T13:53:00Z"/>
                    <w:cs/>
                  </w:rPr>
                </w:rPrChange>
              </w:rPr>
            </w:pPr>
            <w:ins w:id="1136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137" w:author="AdminKK" w:date="2017-09-25T16:13:00Z">
                    <w:rPr>
                      <w:rFonts w:hint="eastAsia"/>
                      <w:cs/>
                    </w:rPr>
                  </w:rPrChange>
                </w:rPr>
                <w:t>แสดงข้อมูลตามที่เลือกจาก</w:t>
              </w:r>
              <w:r w:rsidRPr="00540F05">
                <w:rPr>
                  <w:sz w:val="16"/>
                  <w:szCs w:val="16"/>
                  <w:cs/>
                  <w:rPrChange w:id="1138" w:author="AdminKK" w:date="2017-09-25T16:13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139" w:author="AdminKK" w:date="2017-09-25T16:13:00Z">
                    <w:rPr/>
                  </w:rPrChange>
                </w:rPr>
                <w:t xml:space="preserve">Dropdownlist Customer Type </w:t>
              </w:r>
              <w:r w:rsidRPr="00540F05">
                <w:rPr>
                  <w:rFonts w:hint="eastAsia"/>
                  <w:sz w:val="16"/>
                  <w:szCs w:val="16"/>
                  <w:cs/>
                  <w:rPrChange w:id="1140" w:author="AdminKK" w:date="2017-09-25T16:13:00Z">
                    <w:rPr>
                      <w:rFonts w:hint="eastAsia"/>
                      <w:cs/>
                    </w:rPr>
                  </w:rPrChange>
                </w:rPr>
                <w:t>ถ้าไม่เลือกจะว่าง</w:t>
              </w:r>
            </w:ins>
          </w:p>
        </w:tc>
      </w:tr>
      <w:tr w:rsidR="00AC7C4C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141" w:author="AdminKK" w:date="2017-09-25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rPr>
                <w:ins w:id="1142" w:author="AdminKK" w:date="2017-09-25T13:53:00Z"/>
                <w:sz w:val="16"/>
                <w:szCs w:val="16"/>
                <w:cs/>
                <w:rPrChange w:id="1143" w:author="AdminKK" w:date="2017-09-25T16:13:00Z">
                  <w:rPr>
                    <w:ins w:id="1144" w:author="AdminKK" w:date="2017-09-25T13:53:00Z"/>
                    <w:cs/>
                  </w:rPr>
                </w:rPrChange>
              </w:rPr>
            </w:pPr>
            <w:ins w:id="1145" w:author="AdminKK" w:date="2017-09-25T13:53:00Z">
              <w:r w:rsidRPr="00540F05">
                <w:rPr>
                  <w:sz w:val="16"/>
                  <w:szCs w:val="16"/>
                  <w:rPrChange w:id="1146" w:author="AdminKK" w:date="2017-09-25T16:13:00Z">
                    <w:rPr>
                      <w:rFonts w:eastAsia="Tahoma"/>
                    </w:rPr>
                  </w:rPrChange>
                </w:rPr>
                <w:t>9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47" w:author="AdminKK" w:date="2017-09-25T13:53:00Z"/>
                <w:sz w:val="16"/>
                <w:szCs w:val="16"/>
                <w:rPrChange w:id="1148" w:author="AdminKK" w:date="2017-09-25T16:13:00Z">
                  <w:rPr>
                    <w:ins w:id="1149" w:author="AdminKK" w:date="2017-09-25T13:53:00Z"/>
                  </w:rPr>
                </w:rPrChange>
              </w:rPr>
            </w:pPr>
            <w:ins w:id="1150" w:author="AdminKK" w:date="2017-09-25T13:53:00Z">
              <w:r w:rsidRPr="00540F05">
                <w:rPr>
                  <w:sz w:val="16"/>
                  <w:szCs w:val="16"/>
                  <w:rPrChange w:id="1151" w:author="AdminKK" w:date="2017-09-25T16:13:00Z">
                    <w:rPr>
                      <w:rFonts w:eastAsia="Tahoma"/>
                    </w:rPr>
                  </w:rPrChange>
                </w:rPr>
                <w:t>Product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52" w:author="AdminKK" w:date="2017-09-25T13:53:00Z"/>
                <w:sz w:val="16"/>
                <w:szCs w:val="16"/>
                <w:rPrChange w:id="1153" w:author="AdminKK" w:date="2017-09-25T16:13:00Z">
                  <w:rPr>
                    <w:ins w:id="1154" w:author="AdminKK" w:date="2017-09-25T13:53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AC7C4C" w:rsidRPr="00540F05" w:rsidRDefault="00AC7C4C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55" w:author="AdminKK" w:date="2017-09-25T13:53:00Z"/>
                <w:sz w:val="16"/>
                <w:szCs w:val="16"/>
                <w:cs/>
                <w:rPrChange w:id="1156" w:author="AdminKK" w:date="2017-09-25T16:13:00Z">
                  <w:rPr>
                    <w:ins w:id="1157" w:author="AdminKK" w:date="2017-09-25T13:53:00Z"/>
                    <w:cs/>
                  </w:rPr>
                </w:rPrChange>
              </w:rPr>
            </w:pPr>
            <w:ins w:id="1158" w:author="AdminKK" w:date="2017-09-25T13:53:00Z">
              <w:r w:rsidRPr="00540F05">
                <w:rPr>
                  <w:rFonts w:hint="eastAsia"/>
                  <w:sz w:val="16"/>
                  <w:szCs w:val="16"/>
                  <w:cs/>
                  <w:rPrChange w:id="1159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แสดงข้อมูลจาก</w:t>
              </w:r>
              <w:r w:rsidRPr="00540F05">
                <w:rPr>
                  <w:sz w:val="16"/>
                  <w:szCs w:val="16"/>
                  <w:cs/>
                  <w:rPrChange w:id="1160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161" w:author="AdminKK" w:date="2017-09-25T16:13:00Z">
                    <w:rPr>
                      <w:rFonts w:eastAsia="Tahoma"/>
                    </w:rPr>
                  </w:rPrChange>
                </w:rPr>
                <w:t xml:space="preserve">Dropdownlist Product </w:t>
              </w:r>
              <w:r w:rsidRPr="00540F05">
                <w:rPr>
                  <w:rFonts w:hint="eastAsia"/>
                  <w:sz w:val="16"/>
                  <w:szCs w:val="16"/>
                  <w:cs/>
                  <w:rPrChange w:id="1162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ถ้าไม่เลือกจะว่าง</w:t>
              </w:r>
            </w:ins>
          </w:p>
        </w:tc>
      </w:tr>
    </w:tbl>
    <w:p w:rsidR="00AC7C4C" w:rsidRDefault="00AC7C4C" w:rsidP="00AC7C4C">
      <w:pPr>
        <w:rPr>
          <w:ins w:id="1163" w:author="AdminKK" w:date="2017-09-25T13:53:00Z"/>
        </w:rPr>
      </w:pPr>
    </w:p>
    <w:p w:rsidR="00D47484" w:rsidRDefault="00D47484">
      <w:pPr>
        <w:rPr>
          <w:ins w:id="1164" w:author="AdminKK" w:date="2017-09-25T14:15:00Z"/>
        </w:rPr>
      </w:pPr>
      <w:ins w:id="1165" w:author="AdminKK" w:date="2017-09-25T14:15:00Z">
        <w:r>
          <w:br w:type="page"/>
        </w:r>
      </w:ins>
    </w:p>
    <w:p w:rsidR="00FF5CFB" w:rsidRDefault="00D47484">
      <w:pPr>
        <w:pStyle w:val="Heading4"/>
        <w:rPr>
          <w:ins w:id="1166" w:author="AdminKK" w:date="2017-09-25T14:15:00Z"/>
        </w:rPr>
        <w:pPrChange w:id="1167" w:author="AdminKK" w:date="2017-09-25T14:15:00Z">
          <w:pPr>
            <w:spacing w:after="0" w:line="240" w:lineRule="auto"/>
          </w:pPr>
        </w:pPrChange>
      </w:pPr>
      <w:ins w:id="1168" w:author="AdminKK" w:date="2017-09-25T14:15:00Z">
        <w:r>
          <w:lastRenderedPageBreak/>
          <w:t>Dialog Search Contact/Account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D47484" w:rsidRPr="00540F05" w:rsidTr="00960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1169" w:author="AdminKK" w:date="2017-09-25T14:1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484" w:rsidRPr="00540F05" w:rsidRDefault="00D47484" w:rsidP="00960003">
            <w:pPr>
              <w:pStyle w:val="TableHeader"/>
              <w:rPr>
                <w:ins w:id="1170" w:author="AdminKK" w:date="2017-09-25T14:16:00Z"/>
                <w:sz w:val="16"/>
                <w:szCs w:val="16"/>
                <w:rPrChange w:id="1171" w:author="AdminKK" w:date="2017-09-25T16:13:00Z">
                  <w:rPr>
                    <w:ins w:id="1172" w:author="AdminKK" w:date="2017-09-25T14:16:00Z"/>
                  </w:rPr>
                </w:rPrChange>
              </w:rPr>
            </w:pPr>
            <w:ins w:id="1173" w:author="AdminKK" w:date="2017-09-25T14:16:00Z">
              <w:r w:rsidRPr="00540F05">
                <w:rPr>
                  <w:sz w:val="16"/>
                  <w:szCs w:val="16"/>
                  <w:rPrChange w:id="1174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484" w:rsidRPr="00540F05" w:rsidRDefault="00D47484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175" w:author="AdminKK" w:date="2017-09-25T14:16:00Z"/>
                <w:sz w:val="16"/>
                <w:szCs w:val="16"/>
                <w:rPrChange w:id="1176" w:author="AdminKK" w:date="2017-09-25T16:13:00Z">
                  <w:rPr>
                    <w:ins w:id="1177" w:author="AdminKK" w:date="2017-09-25T14:16:00Z"/>
                  </w:rPr>
                </w:rPrChange>
              </w:rPr>
            </w:pPr>
            <w:ins w:id="1178" w:author="AdminKK" w:date="2017-09-25T14:16:00Z">
              <w:r w:rsidRPr="00540F05">
                <w:rPr>
                  <w:sz w:val="16"/>
                  <w:szCs w:val="16"/>
                  <w:rPrChange w:id="1179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484" w:rsidRPr="00540F05" w:rsidRDefault="00D47484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180" w:author="AdminKK" w:date="2017-09-25T14:16:00Z"/>
                <w:sz w:val="16"/>
                <w:szCs w:val="16"/>
                <w:rPrChange w:id="1181" w:author="AdminKK" w:date="2017-09-25T16:13:00Z">
                  <w:rPr>
                    <w:ins w:id="1182" w:author="AdminKK" w:date="2017-09-25T14:16:00Z"/>
                  </w:rPr>
                </w:rPrChange>
              </w:rPr>
            </w:pPr>
            <w:ins w:id="1183" w:author="AdminKK" w:date="2017-09-25T14:16:00Z">
              <w:r w:rsidRPr="00540F05">
                <w:rPr>
                  <w:sz w:val="16"/>
                  <w:szCs w:val="16"/>
                  <w:rPrChange w:id="1184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484" w:rsidRPr="00540F05" w:rsidRDefault="00D47484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185" w:author="AdminKK" w:date="2017-09-25T14:16:00Z"/>
                <w:sz w:val="16"/>
                <w:szCs w:val="16"/>
                <w:rPrChange w:id="1186" w:author="AdminKK" w:date="2017-09-25T16:13:00Z">
                  <w:rPr>
                    <w:ins w:id="1187" w:author="AdminKK" w:date="2017-09-25T14:16:00Z"/>
                  </w:rPr>
                </w:rPrChange>
              </w:rPr>
            </w:pPr>
            <w:ins w:id="1188" w:author="AdminKK" w:date="2017-09-25T14:16:00Z">
              <w:r w:rsidRPr="00540F05">
                <w:rPr>
                  <w:sz w:val="16"/>
                  <w:szCs w:val="16"/>
                  <w:rPrChange w:id="1189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D47484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190" w:author="AdminKK" w:date="2017-09-25T14:1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191" w:author="AdminKK" w:date="2017-09-25T14:16:00Z"/>
                <w:sz w:val="16"/>
                <w:szCs w:val="16"/>
                <w:rPrChange w:id="1192" w:author="AdminKK" w:date="2017-09-25T16:13:00Z">
                  <w:rPr>
                    <w:ins w:id="1193" w:author="AdminKK" w:date="2017-09-25T14:16:00Z"/>
                  </w:rPr>
                </w:rPrChange>
              </w:rPr>
            </w:pPr>
            <w:ins w:id="1194" w:author="AdminKK" w:date="2017-09-25T14:21:00Z">
              <w:r w:rsidRPr="00540F05">
                <w:rPr>
                  <w:sz w:val="16"/>
                  <w:szCs w:val="16"/>
                  <w:rPrChange w:id="1195" w:author="AdminKK" w:date="2017-09-25T16:13:00Z">
                    <w:rPr>
                      <w:rFonts w:eastAsia="Tahoma"/>
                    </w:rPr>
                  </w:rPrChange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96" w:author="AdminKK" w:date="2017-09-25T14:16:00Z"/>
                <w:sz w:val="16"/>
                <w:szCs w:val="16"/>
                <w:rPrChange w:id="1197" w:author="AdminKK" w:date="2017-09-25T16:13:00Z">
                  <w:rPr>
                    <w:ins w:id="1198" w:author="AdminKK" w:date="2017-09-25T14:16:00Z"/>
                  </w:rPr>
                </w:rPrChange>
              </w:rPr>
            </w:pPr>
            <w:ins w:id="1199" w:author="AdminKK" w:date="2017-09-25T14:16:00Z">
              <w:r w:rsidRPr="00540F05">
                <w:rPr>
                  <w:sz w:val="16"/>
                  <w:szCs w:val="16"/>
                  <w:rPrChange w:id="1200" w:author="AdminKK" w:date="2017-09-25T16:13:00Z">
                    <w:rPr>
                      <w:rFonts w:eastAsia="Tahoma"/>
                    </w:rPr>
                  </w:rPrChange>
                </w:rPr>
                <w:t>Product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01" w:author="AdminKK" w:date="2017-09-25T14:16:00Z"/>
                <w:sz w:val="16"/>
                <w:szCs w:val="16"/>
                <w:rPrChange w:id="1202" w:author="AdminKK" w:date="2017-09-25T16:13:00Z">
                  <w:rPr>
                    <w:ins w:id="1203" w:author="AdminKK" w:date="2017-09-25T14:16:00Z"/>
                  </w:rPr>
                </w:rPrChange>
              </w:rPr>
            </w:pPr>
            <w:ins w:id="1204" w:author="AdminKK" w:date="2017-09-25T14:16:00Z">
              <w:r w:rsidRPr="00540F05">
                <w:rPr>
                  <w:rFonts w:ascii="Consolas" w:hAnsi="Consolas" w:cs="Consolas"/>
                  <w:color w:val="000000"/>
                  <w:sz w:val="16"/>
                  <w:szCs w:val="16"/>
                  <w:rPrChange w:id="1205" w:author="AdminKK" w:date="2017-09-25T16:13:00Z">
                    <w:rPr>
                      <w:rFonts w:ascii="Consolas" w:eastAsia="Tahoma" w:hAnsi="Consolas" w:cs="Consolas"/>
                      <w:color w:val="000000"/>
                      <w:sz w:val="19"/>
                      <w:szCs w:val="19"/>
                    </w:rPr>
                  </w:rPrChange>
                </w:rPr>
                <w:t>TB_R_PRODUCT.PRODUCT_NAME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>
            <w:pPr>
              <w:pStyle w:val="ListItem"/>
              <w:numPr>
                <w:ilvl w:val="0"/>
                <w:numId w:val="256"/>
              </w:numPr>
              <w:tabs>
                <w:tab w:val="clear" w:pos="0"/>
              </w:tabs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06" w:author="AdminKK" w:date="2017-09-25T14:16:00Z"/>
                <w:rFonts w:ascii="Consolas" w:hAnsi="Consolas" w:cs="Consolas"/>
                <w:color w:val="000000"/>
                <w:sz w:val="16"/>
                <w:szCs w:val="16"/>
                <w:rPrChange w:id="1207" w:author="AdminKK" w:date="2017-09-25T16:13:00Z">
                  <w:rPr>
                    <w:ins w:id="1208" w:author="AdminKK" w:date="2017-09-25T14:16:00Z"/>
                    <w:rFonts w:ascii="Consolas" w:hAnsi="Consolas" w:cs="Consolas"/>
                    <w:color w:val="000000"/>
                    <w:sz w:val="19"/>
                    <w:szCs w:val="19"/>
                  </w:rPr>
                </w:rPrChange>
              </w:rPr>
              <w:pPrChange w:id="1209" w:author="AdminKK" w:date="2017-09-25T14:16:00Z">
                <w:pPr>
                  <w:pStyle w:val="ListItem"/>
                  <w:numPr>
                    <w:numId w:val="252"/>
                  </w:numPr>
                  <w:ind w:left="720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210" w:author="AdminKK" w:date="2017-09-25T14:16:00Z">
              <w:r w:rsidRPr="00540F05">
                <w:rPr>
                  <w:rFonts w:hint="cs"/>
                  <w:sz w:val="16"/>
                  <w:szCs w:val="16"/>
                  <w:cs/>
                  <w:rPrChange w:id="1211" w:author="AdminKK" w:date="2017-09-25T16:13:00Z">
                    <w:rPr>
                      <w:rFonts w:hint="cs"/>
                      <w:cs/>
                    </w:rPr>
                  </w:rPrChange>
                </w:rPr>
                <w:t>ข้อมูลที่แสดงมาจาก</w:t>
              </w:r>
              <w:r w:rsidRPr="00540F05">
                <w:rPr>
                  <w:sz w:val="16"/>
                  <w:szCs w:val="16"/>
                  <w:cs/>
                  <w:rPrChange w:id="1212" w:author="AdminKK" w:date="2017-09-25T16:13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rFonts w:ascii="Consolas" w:hAnsi="Consolas" w:cs="Consolas"/>
                  <w:color w:val="000000"/>
                  <w:sz w:val="16"/>
                  <w:szCs w:val="16"/>
                  <w:rPrChange w:id="1213" w:author="AdminKK" w:date="2017-09-25T16:13:00Z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rPrChange>
                </w:rPr>
                <w:t>TB_R_PRODUCT.PRODUCT_NAME</w:t>
              </w:r>
            </w:ins>
          </w:p>
          <w:p w:rsidR="00D47484" w:rsidRPr="00540F05" w:rsidRDefault="00D47484">
            <w:pPr>
              <w:pStyle w:val="ListItem"/>
              <w:numPr>
                <w:ilvl w:val="0"/>
                <w:numId w:val="256"/>
              </w:numPr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14" w:author="AdminKK" w:date="2017-09-25T14:16:00Z"/>
                <w:sz w:val="16"/>
                <w:szCs w:val="16"/>
                <w:rPrChange w:id="1215" w:author="AdminKK" w:date="2017-09-25T16:13:00Z">
                  <w:rPr>
                    <w:ins w:id="1216" w:author="AdminKK" w:date="2017-09-25T14:16:00Z"/>
                  </w:rPr>
                </w:rPrChange>
              </w:rPr>
              <w:pPrChange w:id="1217" w:author="AdminKK" w:date="2017-09-25T14:16:00Z">
                <w:pPr>
                  <w:pStyle w:val="ListItem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218" w:author="AdminKK" w:date="2017-09-25T14:16:00Z">
              <w:r w:rsidRPr="00540F05">
                <w:rPr>
                  <w:rFonts w:hint="cs"/>
                  <w:sz w:val="16"/>
                  <w:szCs w:val="16"/>
                  <w:cs/>
                  <w:rPrChange w:id="1219" w:author="AdminKK" w:date="2017-09-25T16:13:00Z">
                    <w:rPr>
                      <w:rFonts w:hint="cs"/>
                      <w:cs/>
                    </w:rPr>
                  </w:rPrChange>
                </w:rPr>
                <w:t>เป็น</w:t>
              </w:r>
              <w:r w:rsidRPr="00540F05">
                <w:rPr>
                  <w:sz w:val="16"/>
                  <w:szCs w:val="16"/>
                  <w:cs/>
                  <w:rPrChange w:id="1220" w:author="AdminKK" w:date="2017-09-25T16:13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221" w:author="AdminKK" w:date="2017-09-25T16:13:00Z">
                    <w:rPr/>
                  </w:rPrChange>
                </w:rPr>
                <w:t>AutoComplete</w:t>
              </w:r>
            </w:ins>
          </w:p>
        </w:tc>
      </w:tr>
      <w:tr w:rsidR="00D47484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222" w:author="AdminKK" w:date="2017-09-25T14:1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223" w:author="AdminKK" w:date="2017-09-25T14:17:00Z"/>
                <w:sz w:val="16"/>
                <w:szCs w:val="16"/>
                <w:rPrChange w:id="1224" w:author="AdminKK" w:date="2017-09-25T16:13:00Z">
                  <w:rPr>
                    <w:ins w:id="1225" w:author="AdminKK" w:date="2017-09-25T14:17:00Z"/>
                  </w:rPr>
                </w:rPrChange>
              </w:rPr>
            </w:pPr>
            <w:ins w:id="1226" w:author="AdminKK" w:date="2017-09-25T14:21:00Z">
              <w:r w:rsidRPr="00540F05">
                <w:rPr>
                  <w:sz w:val="16"/>
                  <w:szCs w:val="16"/>
                  <w:rPrChange w:id="1227" w:author="AdminKK" w:date="2017-09-25T16:13:00Z">
                    <w:rPr/>
                  </w:rPrChange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228" w:author="AdminKK" w:date="2017-09-25T14:17:00Z"/>
                <w:sz w:val="16"/>
                <w:szCs w:val="16"/>
                <w:rPrChange w:id="1229" w:author="AdminKK" w:date="2017-09-25T16:13:00Z">
                  <w:rPr>
                    <w:ins w:id="1230" w:author="AdminKK" w:date="2017-09-25T14:17:00Z"/>
                  </w:rPr>
                </w:rPrChange>
              </w:rPr>
            </w:pPr>
            <w:ins w:id="1231" w:author="AdminKK" w:date="2017-09-25T14:17:00Z">
              <w:r w:rsidRPr="00540F05">
                <w:rPr>
                  <w:rFonts w:hint="cs"/>
                  <w:sz w:val="16"/>
                  <w:szCs w:val="16"/>
                  <w:cs/>
                  <w:rPrChange w:id="1232" w:author="AdminKK" w:date="2017-09-25T16:13:00Z">
                    <w:rPr>
                      <w:rFonts w:hint="cs"/>
                      <w:cs/>
                    </w:rPr>
                  </w:rPrChange>
                </w:rPr>
                <w:t>เลขที่สัญญา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233" w:author="AdminKK" w:date="2017-09-25T14:17:00Z"/>
                <w:rFonts w:ascii="Consolas" w:hAnsi="Consolas" w:cs="Consolas"/>
                <w:color w:val="000000"/>
                <w:sz w:val="16"/>
                <w:szCs w:val="16"/>
                <w:rPrChange w:id="1234" w:author="AdminKK" w:date="2017-09-25T16:13:00Z">
                  <w:rPr>
                    <w:ins w:id="1235" w:author="AdminKK" w:date="2017-09-25T14:17:00Z"/>
                    <w:rFonts w:ascii="Consolas" w:hAnsi="Consolas" w:cs="Consolas"/>
                    <w:color w:val="000000"/>
                    <w:sz w:val="19"/>
                    <w:szCs w:val="19"/>
                  </w:rPr>
                </w:rPrChange>
              </w:rPr>
            </w:pPr>
            <w:ins w:id="1236" w:author="AdminKK" w:date="2017-09-25T14:17:00Z">
              <w:r w:rsidRPr="00540F05">
                <w:rPr>
                  <w:sz w:val="16"/>
                  <w:szCs w:val="16"/>
                  <w:rPrChange w:id="1237" w:author="AdminKK" w:date="2017-09-25T16:13:00Z">
                    <w:rPr/>
                  </w:rPrChange>
                </w:rPr>
                <w:t>AccountNumber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D47484">
            <w:pPr>
              <w:pStyle w:val="ListItem"/>
              <w:numPr>
                <w:ilvl w:val="0"/>
                <w:numId w:val="256"/>
              </w:numPr>
              <w:tabs>
                <w:tab w:val="clear" w:pos="0"/>
              </w:tabs>
              <w:ind w:left="31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238" w:author="AdminKK" w:date="2017-09-25T14:17:00Z"/>
                <w:sz w:val="16"/>
                <w:szCs w:val="16"/>
                <w:cs/>
                <w:rPrChange w:id="1239" w:author="AdminKK" w:date="2017-09-25T16:13:00Z">
                  <w:rPr>
                    <w:ins w:id="1240" w:author="AdminKK" w:date="2017-09-25T14:17:00Z"/>
                    <w:cs/>
                  </w:rPr>
                </w:rPrChange>
              </w:rPr>
            </w:pPr>
            <w:ins w:id="1241" w:author="AdminKK" w:date="2017-09-25T14:17:00Z">
              <w:r w:rsidRPr="00540F05">
                <w:rPr>
                  <w:rFonts w:hint="cs"/>
                  <w:sz w:val="16"/>
                  <w:szCs w:val="16"/>
                  <w:cs/>
                  <w:rPrChange w:id="1242" w:author="AdminKK" w:date="2017-09-25T16:13:00Z">
                    <w:rPr>
                      <w:rFonts w:hint="cs"/>
                      <w:cs/>
                    </w:rPr>
                  </w:rPrChange>
                </w:rPr>
                <w:t>ให้กรอกได้เมื่อเลือก</w:t>
              </w:r>
              <w:r w:rsidRPr="00540F05">
                <w:rPr>
                  <w:sz w:val="16"/>
                  <w:szCs w:val="16"/>
                  <w:cs/>
                  <w:rPrChange w:id="1243" w:author="AdminKK" w:date="2017-09-25T16:13:00Z">
                    <w:rPr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244" w:author="AdminKK" w:date="2017-09-25T16:13:00Z">
                    <w:rPr/>
                  </w:rPrChange>
                </w:rPr>
                <w:t>Product</w:t>
              </w:r>
            </w:ins>
          </w:p>
        </w:tc>
      </w:tr>
      <w:tr w:rsidR="00D47484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245" w:author="AdminKK" w:date="2017-09-25T14:1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246" w:author="AdminKK" w:date="2017-09-25T14:17:00Z"/>
                <w:sz w:val="16"/>
                <w:szCs w:val="16"/>
                <w:rPrChange w:id="1247" w:author="AdminKK" w:date="2017-09-25T16:13:00Z">
                  <w:rPr>
                    <w:ins w:id="1248" w:author="AdminKK" w:date="2017-09-25T14:17:00Z"/>
                  </w:rPr>
                </w:rPrChange>
              </w:rPr>
            </w:pPr>
            <w:ins w:id="1249" w:author="AdminKK" w:date="2017-09-25T14:21:00Z">
              <w:r w:rsidRPr="00540F05">
                <w:rPr>
                  <w:sz w:val="16"/>
                  <w:szCs w:val="16"/>
                  <w:rPrChange w:id="1250" w:author="AdminKK" w:date="2017-09-25T16:13:00Z">
                    <w:rPr/>
                  </w:rPrChange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51" w:author="AdminKK" w:date="2017-09-25T14:17:00Z"/>
                <w:sz w:val="16"/>
                <w:szCs w:val="16"/>
                <w:cs/>
                <w:rPrChange w:id="1252" w:author="AdminKK" w:date="2017-09-25T16:13:00Z">
                  <w:rPr>
                    <w:ins w:id="1253" w:author="AdminKK" w:date="2017-09-25T14:17:00Z"/>
                    <w:cs/>
                  </w:rPr>
                </w:rPrChange>
              </w:rPr>
            </w:pPr>
            <w:ins w:id="1254" w:author="AdminKK" w:date="2017-09-25T14:17:00Z">
              <w:r w:rsidRPr="00540F05">
                <w:rPr>
                  <w:sz w:val="16"/>
                  <w:szCs w:val="16"/>
                  <w:rPrChange w:id="1255" w:author="AdminKK" w:date="2017-09-25T16:13:00Z">
                    <w:rPr/>
                  </w:rPrChange>
                </w:rPr>
                <w:t>Cutomer Type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56" w:author="AdminKK" w:date="2017-09-25T14:17:00Z"/>
                <w:sz w:val="16"/>
                <w:szCs w:val="16"/>
                <w:rPrChange w:id="1257" w:author="AdminKK" w:date="2017-09-25T16:13:00Z">
                  <w:rPr>
                    <w:ins w:id="1258" w:author="AdminKK" w:date="2017-09-25T14:17:00Z"/>
                  </w:rPr>
                </w:rPrChange>
              </w:rPr>
            </w:pPr>
            <w:ins w:id="1259" w:author="AdminKK" w:date="2017-09-25T14:17:00Z">
              <w:r w:rsidRPr="00540F05">
                <w:rPr>
                  <w:sz w:val="16"/>
                  <w:szCs w:val="16"/>
                  <w:rPrChange w:id="1260" w:author="AdminKK" w:date="2017-09-25T16:13:00Z">
                    <w:rPr/>
                  </w:rPrChange>
                </w:rPr>
                <w:t>CustomerType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D47484">
            <w:pPr>
              <w:pStyle w:val="ListItem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61" w:author="AdminKK" w:date="2017-09-25T14:17:00Z"/>
                <w:sz w:val="16"/>
                <w:szCs w:val="16"/>
                <w:rPrChange w:id="1262" w:author="AdminKK" w:date="2017-09-25T16:13:00Z">
                  <w:rPr>
                    <w:ins w:id="1263" w:author="AdminKK" w:date="2017-09-25T14:17:00Z"/>
                  </w:rPr>
                </w:rPrChange>
              </w:rPr>
            </w:pPr>
            <w:ins w:id="1264" w:author="AdminKK" w:date="2017-09-25T14:17:00Z">
              <w:r w:rsidRPr="00540F05">
                <w:rPr>
                  <w:rFonts w:hint="cs"/>
                  <w:sz w:val="16"/>
                  <w:szCs w:val="16"/>
                  <w:cs/>
                  <w:rPrChange w:id="1265" w:author="AdminKK" w:date="2017-09-25T16:13:00Z">
                    <w:rPr>
                      <w:rFonts w:hint="cs"/>
                      <w:cs/>
                    </w:rPr>
                  </w:rPrChange>
                </w:rPr>
                <w:t>ประกอบไปด้วย</w:t>
              </w:r>
            </w:ins>
          </w:p>
          <w:p w:rsidR="00D47484" w:rsidRPr="00540F05" w:rsidRDefault="00D47484" w:rsidP="00D47484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66" w:author="AdminKK" w:date="2017-09-25T14:17:00Z"/>
                <w:sz w:val="16"/>
                <w:szCs w:val="16"/>
                <w:rPrChange w:id="1267" w:author="AdminKK" w:date="2017-09-25T16:13:00Z">
                  <w:rPr>
                    <w:ins w:id="1268" w:author="AdminKK" w:date="2017-09-25T14:17:00Z"/>
                  </w:rPr>
                </w:rPrChange>
              </w:rPr>
            </w:pPr>
            <w:ins w:id="1269" w:author="AdminKK" w:date="2017-09-25T14:17:00Z">
              <w:r w:rsidRPr="00540F05">
                <w:rPr>
                  <w:rFonts w:hint="cs"/>
                  <w:sz w:val="16"/>
                  <w:szCs w:val="16"/>
                  <w:cs/>
                  <w:rPrChange w:id="1270" w:author="AdminKK" w:date="2017-09-25T16:13:00Z">
                    <w:rPr>
                      <w:rFonts w:eastAsiaTheme="minorHAnsi" w:hint="cs"/>
                      <w:cs/>
                    </w:rPr>
                  </w:rPrChange>
                </w:rPr>
                <w:t>ทั้งหมด</w:t>
              </w:r>
              <w:r w:rsidRPr="00540F05">
                <w:rPr>
                  <w:sz w:val="16"/>
                  <w:szCs w:val="16"/>
                  <w:cs/>
                  <w:rPrChange w:id="1271" w:author="AdminKK" w:date="2017-09-25T16:13:00Z">
                    <w:rPr>
                      <w:rFonts w:eastAsiaTheme="minorHAnsi"/>
                      <w:cs/>
                    </w:rPr>
                  </w:rPrChange>
                </w:rPr>
                <w:t xml:space="preserve"> (</w:t>
              </w:r>
              <w:r w:rsidRPr="00540F05">
                <w:rPr>
                  <w:sz w:val="16"/>
                  <w:szCs w:val="16"/>
                  <w:rPrChange w:id="1272" w:author="AdminKK" w:date="2017-09-25T16:13:00Z">
                    <w:rPr>
                      <w:rFonts w:eastAsiaTheme="minorHAnsi"/>
                    </w:rPr>
                  </w:rPrChange>
                </w:rPr>
                <w:t>Default) : “”</w:t>
              </w:r>
            </w:ins>
          </w:p>
          <w:p w:rsidR="00D47484" w:rsidRPr="00540F05" w:rsidRDefault="00D47484" w:rsidP="00D47484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73" w:author="AdminKK" w:date="2017-09-25T14:17:00Z"/>
                <w:sz w:val="16"/>
                <w:szCs w:val="16"/>
                <w:rPrChange w:id="1274" w:author="AdminKK" w:date="2017-09-25T16:13:00Z">
                  <w:rPr>
                    <w:ins w:id="1275" w:author="AdminKK" w:date="2017-09-25T14:17:00Z"/>
                  </w:rPr>
                </w:rPrChange>
              </w:rPr>
            </w:pPr>
            <w:ins w:id="1276" w:author="AdminKK" w:date="2017-09-25T14:17:00Z">
              <w:r w:rsidRPr="00540F05">
                <w:rPr>
                  <w:sz w:val="16"/>
                  <w:szCs w:val="16"/>
                  <w:rPrChange w:id="1277" w:author="AdminKK" w:date="2017-09-25T16:13:00Z">
                    <w:rPr>
                      <w:rFonts w:eastAsiaTheme="minorHAnsi"/>
                    </w:rPr>
                  </w:rPrChange>
                </w:rPr>
                <w:t>Customer : 1</w:t>
              </w:r>
            </w:ins>
          </w:p>
          <w:p w:rsidR="00D47484" w:rsidRPr="00540F05" w:rsidRDefault="00D47484" w:rsidP="00D47484">
            <w:pPr>
              <w:pStyle w:val="ListParagraph"/>
              <w:numPr>
                <w:ilvl w:val="0"/>
                <w:numId w:val="25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78" w:author="AdminKK" w:date="2017-09-25T14:17:00Z"/>
                <w:sz w:val="16"/>
                <w:szCs w:val="16"/>
                <w:rPrChange w:id="1279" w:author="AdminKK" w:date="2017-09-25T16:13:00Z">
                  <w:rPr>
                    <w:ins w:id="1280" w:author="AdminKK" w:date="2017-09-25T14:17:00Z"/>
                  </w:rPr>
                </w:rPrChange>
              </w:rPr>
            </w:pPr>
            <w:ins w:id="1281" w:author="AdminKK" w:date="2017-09-25T14:17:00Z">
              <w:r w:rsidRPr="00540F05">
                <w:rPr>
                  <w:sz w:val="16"/>
                  <w:szCs w:val="16"/>
                  <w:rPrChange w:id="1282" w:author="AdminKK" w:date="2017-09-25T16:13:00Z">
                    <w:rPr>
                      <w:rFonts w:eastAsiaTheme="minorHAnsi"/>
                    </w:rPr>
                  </w:rPrChange>
                </w:rPr>
                <w:t>Prospect : 2</w:t>
              </w:r>
            </w:ins>
          </w:p>
          <w:p w:rsidR="00D47484" w:rsidRPr="00540F05" w:rsidRDefault="00D47484">
            <w:pPr>
              <w:pStyle w:val="ListParagraph"/>
              <w:numPr>
                <w:ilvl w:val="0"/>
                <w:numId w:val="2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83" w:author="AdminKK" w:date="2017-09-25T14:17:00Z"/>
                <w:sz w:val="16"/>
                <w:szCs w:val="16"/>
                <w:cs/>
                <w:rPrChange w:id="1284" w:author="AdminKK" w:date="2017-09-25T16:13:00Z">
                  <w:rPr>
                    <w:ins w:id="1285" w:author="AdminKK" w:date="2017-09-25T14:17:00Z"/>
                    <w:cs/>
                  </w:rPr>
                </w:rPrChange>
              </w:rPr>
              <w:pPrChange w:id="1286" w:author="AdminKK" w:date="2017-09-25T14:17:00Z">
                <w:pPr>
                  <w:pStyle w:val="ListItem"/>
                  <w:numPr>
                    <w:numId w:val="256"/>
                  </w:numPr>
                  <w:tabs>
                    <w:tab w:val="clear" w:pos="0"/>
                  </w:tabs>
                  <w:ind w:left="318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287" w:author="AdminKK" w:date="2017-09-25T14:17:00Z">
              <w:r w:rsidRPr="00540F05">
                <w:rPr>
                  <w:sz w:val="16"/>
                  <w:szCs w:val="16"/>
                  <w:rPrChange w:id="1288" w:author="AdminKK" w:date="2017-09-25T16:13:00Z">
                    <w:rPr/>
                  </w:rPrChange>
                </w:rPr>
                <w:t>Employee : 3</w:t>
              </w:r>
            </w:ins>
          </w:p>
        </w:tc>
      </w:tr>
      <w:tr w:rsidR="00D47484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289" w:author="AdminKK" w:date="2017-09-25T14:1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290" w:author="AdminKK" w:date="2017-09-25T14:17:00Z"/>
                <w:sz w:val="16"/>
                <w:szCs w:val="16"/>
                <w:rPrChange w:id="1291" w:author="AdminKK" w:date="2017-09-25T16:13:00Z">
                  <w:rPr>
                    <w:ins w:id="1292" w:author="AdminKK" w:date="2017-09-25T14:17:00Z"/>
                  </w:rPr>
                </w:rPrChange>
              </w:rPr>
            </w:pPr>
            <w:ins w:id="1293" w:author="AdminKK" w:date="2017-09-25T14:21:00Z">
              <w:r w:rsidRPr="00540F05">
                <w:rPr>
                  <w:sz w:val="16"/>
                  <w:szCs w:val="16"/>
                  <w:rPrChange w:id="1294" w:author="AdminKK" w:date="2017-09-25T16:13:00Z">
                    <w:rPr/>
                  </w:rPrChange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295" w:author="AdminKK" w:date="2017-09-25T14:17:00Z"/>
                <w:sz w:val="16"/>
                <w:szCs w:val="16"/>
                <w:rPrChange w:id="1296" w:author="AdminKK" w:date="2017-09-25T16:13:00Z">
                  <w:rPr>
                    <w:ins w:id="1297" w:author="AdminKK" w:date="2017-09-25T14:17:00Z"/>
                  </w:rPr>
                </w:rPrChange>
              </w:rPr>
            </w:pPr>
            <w:ins w:id="1298" w:author="AdminKK" w:date="2017-09-25T14:17:00Z">
              <w:r w:rsidRPr="00540F05">
                <w:rPr>
                  <w:rFonts w:hint="cs"/>
                  <w:sz w:val="16"/>
                  <w:szCs w:val="16"/>
                  <w:cs/>
                  <w:rPrChange w:id="1299" w:author="AdminKK" w:date="2017-09-25T16:13:00Z">
                    <w:rPr>
                      <w:rFonts w:hint="cs"/>
                      <w:cs/>
                    </w:rPr>
                  </w:rPrChange>
                </w:rPr>
                <w:t>ทะเบียนรถ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300" w:author="AdminKK" w:date="2017-09-25T14:17:00Z"/>
                <w:sz w:val="16"/>
                <w:szCs w:val="16"/>
                <w:rPrChange w:id="1301" w:author="AdminKK" w:date="2017-09-25T16:13:00Z">
                  <w:rPr>
                    <w:ins w:id="1302" w:author="AdminKK" w:date="2017-09-25T14:17:00Z"/>
                  </w:rPr>
                </w:rPrChange>
              </w:rPr>
            </w:pPr>
            <w:ins w:id="1303" w:author="AdminKK" w:date="2017-09-25T14:18:00Z">
              <w:r w:rsidRPr="00540F05">
                <w:rPr>
                  <w:sz w:val="16"/>
                  <w:szCs w:val="16"/>
                  <w:rPrChange w:id="1304" w:author="AdminKK" w:date="2017-09-25T16:13:00Z">
                    <w:rPr/>
                  </w:rPrChange>
                </w:rPr>
                <w:t>CarNo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D47484">
            <w:pPr>
              <w:pStyle w:val="ListItem"/>
              <w:ind w:left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305" w:author="AdminKK" w:date="2017-09-25T14:17:00Z"/>
                <w:sz w:val="16"/>
                <w:szCs w:val="16"/>
                <w:cs/>
                <w:rPrChange w:id="1306" w:author="AdminKK" w:date="2017-09-25T16:13:00Z">
                  <w:rPr>
                    <w:ins w:id="1307" w:author="AdminKK" w:date="2017-09-25T14:17:00Z"/>
                    <w:cs/>
                  </w:rPr>
                </w:rPrChange>
              </w:rPr>
            </w:pPr>
            <w:ins w:id="1308" w:author="AdminKK" w:date="2017-09-25T14:18:00Z">
              <w:r w:rsidRPr="00540F05">
                <w:rPr>
                  <w:sz w:val="16"/>
                  <w:szCs w:val="16"/>
                  <w:rPrChange w:id="1309" w:author="AdminKK" w:date="2017-09-25T16:13:00Z">
                    <w:rPr/>
                  </w:rPrChange>
                </w:rPr>
                <w:t xml:space="preserve">Call Webservice </w:t>
              </w:r>
              <w:r w:rsidRPr="00540F05">
                <w:rPr>
                  <w:color w:val="92D050"/>
                  <w:sz w:val="16"/>
                  <w:szCs w:val="16"/>
                  <w:rPrChange w:id="1310" w:author="AdminKK" w:date="2017-09-25T16:13:00Z">
                    <w:rPr>
                      <w:color w:val="92D050"/>
                      <w:sz w:val="18"/>
                      <w:szCs w:val="18"/>
                    </w:rPr>
                  </w:rPrChange>
                </w:rPr>
                <w:t>Web service HP</w:t>
              </w:r>
            </w:ins>
          </w:p>
        </w:tc>
      </w:tr>
      <w:tr w:rsidR="00D47484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311" w:author="AdminKK" w:date="2017-09-25T14:1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312" w:author="AdminKK" w:date="2017-09-25T14:18:00Z"/>
                <w:sz w:val="16"/>
                <w:szCs w:val="16"/>
                <w:rPrChange w:id="1313" w:author="AdminKK" w:date="2017-09-25T16:13:00Z">
                  <w:rPr>
                    <w:ins w:id="1314" w:author="AdminKK" w:date="2017-09-25T14:18:00Z"/>
                  </w:rPr>
                </w:rPrChange>
              </w:rPr>
            </w:pPr>
            <w:ins w:id="1315" w:author="AdminKK" w:date="2017-09-25T14:21:00Z">
              <w:r w:rsidRPr="00540F05">
                <w:rPr>
                  <w:sz w:val="16"/>
                  <w:szCs w:val="16"/>
                  <w:rPrChange w:id="1316" w:author="AdminKK" w:date="2017-09-25T16:13:00Z">
                    <w:rPr/>
                  </w:rPrChange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17" w:author="AdminKK" w:date="2017-09-25T14:18:00Z"/>
                <w:sz w:val="16"/>
                <w:szCs w:val="16"/>
                <w:cs/>
                <w:rPrChange w:id="1318" w:author="AdminKK" w:date="2017-09-25T16:13:00Z">
                  <w:rPr>
                    <w:ins w:id="1319" w:author="AdminKK" w:date="2017-09-25T14:18:00Z"/>
                    <w:cs/>
                  </w:rPr>
                </w:rPrChange>
              </w:rPr>
            </w:pPr>
            <w:ins w:id="1320" w:author="AdminKK" w:date="2017-09-25T14:18:00Z">
              <w:r w:rsidRPr="00540F05">
                <w:rPr>
                  <w:rFonts w:hint="cs"/>
                  <w:sz w:val="16"/>
                  <w:szCs w:val="16"/>
                  <w:cs/>
                  <w:rPrChange w:id="1321" w:author="AdminKK" w:date="2017-09-25T16:13:00Z">
                    <w:rPr>
                      <w:rFonts w:hint="cs"/>
                      <w:cs/>
                    </w:rPr>
                  </w:rPrChange>
                </w:rPr>
                <w:t>ชื่อผู้ค้ำ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22" w:author="AdminKK" w:date="2017-09-25T14:18:00Z"/>
                <w:sz w:val="16"/>
                <w:szCs w:val="16"/>
                <w:rPrChange w:id="1323" w:author="AdminKK" w:date="2017-09-25T16:13:00Z">
                  <w:rPr>
                    <w:ins w:id="1324" w:author="AdminKK" w:date="2017-09-25T14:18:00Z"/>
                  </w:rPr>
                </w:rPrChange>
              </w:rPr>
            </w:pPr>
            <w:ins w:id="1325" w:author="AdminKK" w:date="2017-09-25T14:18:00Z">
              <w:r w:rsidRPr="00540F05">
                <w:rPr>
                  <w:sz w:val="16"/>
                  <w:szCs w:val="16"/>
                  <w:rPrChange w:id="1326" w:author="AdminKK" w:date="2017-09-25T16:13:00Z">
                    <w:rPr/>
                  </w:rPrChange>
                </w:rPr>
                <w:t>CustomerDeptFirstName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D47484">
            <w:pPr>
              <w:pStyle w:val="ListItem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27" w:author="AdminKK" w:date="2017-09-25T14:18:00Z"/>
                <w:sz w:val="16"/>
                <w:szCs w:val="16"/>
                <w:rPrChange w:id="1328" w:author="AdminKK" w:date="2017-09-25T16:13:00Z">
                  <w:rPr>
                    <w:ins w:id="1329" w:author="AdminKK" w:date="2017-09-25T14:18:00Z"/>
                  </w:rPr>
                </w:rPrChange>
              </w:rPr>
            </w:pPr>
            <w:ins w:id="1330" w:author="AdminKK" w:date="2017-09-25T14:18:00Z">
              <w:r w:rsidRPr="00540F05">
                <w:rPr>
                  <w:color w:val="FFC000"/>
                  <w:sz w:val="16"/>
                  <w:szCs w:val="16"/>
                  <w:rPrChange w:id="1331" w:author="AdminKK" w:date="2017-09-25T16:13:00Z">
                    <w:rPr>
                      <w:color w:val="FFC000"/>
                      <w:sz w:val="18"/>
                      <w:szCs w:val="18"/>
                    </w:rPr>
                  </w:rPrChange>
                </w:rPr>
                <w:t>ServiceName : InquiryCustomerDebt</w:t>
              </w:r>
            </w:ins>
          </w:p>
        </w:tc>
      </w:tr>
      <w:tr w:rsidR="00D47484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332" w:author="AdminKK" w:date="2017-09-25T14:1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3E6579" w:rsidP="00960003">
            <w:pPr>
              <w:pStyle w:val="TableContent"/>
              <w:rPr>
                <w:ins w:id="1333" w:author="AdminKK" w:date="2017-09-25T14:18:00Z"/>
                <w:sz w:val="16"/>
                <w:szCs w:val="16"/>
                <w:rPrChange w:id="1334" w:author="AdminKK" w:date="2017-09-25T16:13:00Z">
                  <w:rPr>
                    <w:ins w:id="1335" w:author="AdminKK" w:date="2017-09-25T14:18:00Z"/>
                  </w:rPr>
                </w:rPrChange>
              </w:rPr>
            </w:pPr>
            <w:ins w:id="1336" w:author="AdminKK" w:date="2017-09-25T14:21:00Z">
              <w:r w:rsidRPr="00540F05">
                <w:rPr>
                  <w:sz w:val="16"/>
                  <w:szCs w:val="16"/>
                  <w:rPrChange w:id="1337" w:author="AdminKK" w:date="2017-09-25T16:13:00Z">
                    <w:rPr/>
                  </w:rPrChange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338" w:author="AdminKK" w:date="2017-09-25T14:18:00Z"/>
                <w:sz w:val="16"/>
                <w:szCs w:val="16"/>
                <w:cs/>
                <w:rPrChange w:id="1339" w:author="AdminKK" w:date="2017-09-25T16:13:00Z">
                  <w:rPr>
                    <w:ins w:id="1340" w:author="AdminKK" w:date="2017-09-25T14:18:00Z"/>
                    <w:cs/>
                  </w:rPr>
                </w:rPrChange>
              </w:rPr>
            </w:pPr>
            <w:ins w:id="1341" w:author="AdminKK" w:date="2017-09-25T14:18:00Z">
              <w:r w:rsidRPr="00540F05">
                <w:rPr>
                  <w:rFonts w:hint="cs"/>
                  <w:sz w:val="16"/>
                  <w:szCs w:val="16"/>
                  <w:cs/>
                  <w:rPrChange w:id="1342" w:author="AdminKK" w:date="2017-09-25T16:13:00Z">
                    <w:rPr>
                      <w:rFonts w:hint="cs"/>
                      <w:cs/>
                    </w:rPr>
                  </w:rPrChange>
                </w:rPr>
                <w:t>นามสกุลผู้ค้ำ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343" w:author="AdminKK" w:date="2017-09-25T14:18:00Z"/>
                <w:sz w:val="16"/>
                <w:szCs w:val="16"/>
                <w:rPrChange w:id="1344" w:author="AdminKK" w:date="2017-09-25T16:13:00Z">
                  <w:rPr>
                    <w:ins w:id="1345" w:author="AdminKK" w:date="2017-09-25T14:18:00Z"/>
                  </w:rPr>
                </w:rPrChange>
              </w:rPr>
            </w:pPr>
            <w:ins w:id="1346" w:author="AdminKK" w:date="2017-09-25T14:18:00Z">
              <w:r w:rsidRPr="00540F05">
                <w:rPr>
                  <w:sz w:val="16"/>
                  <w:szCs w:val="16"/>
                  <w:rPrChange w:id="1347" w:author="AdminKK" w:date="2017-09-25T16:13:00Z">
                    <w:rPr/>
                  </w:rPrChange>
                </w:rPr>
                <w:t>CustomerDeptLastName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D47484" w:rsidRPr="00540F05" w:rsidRDefault="00D47484" w:rsidP="00D47484">
            <w:pPr>
              <w:pStyle w:val="ListItem"/>
              <w:ind w:left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348" w:author="AdminKK" w:date="2017-09-25T14:18:00Z"/>
                <w:color w:val="FFC000"/>
                <w:sz w:val="16"/>
                <w:szCs w:val="16"/>
                <w:rPrChange w:id="1349" w:author="AdminKK" w:date="2017-09-25T16:13:00Z">
                  <w:rPr>
                    <w:ins w:id="1350" w:author="AdminKK" w:date="2017-09-25T14:18:00Z"/>
                    <w:color w:val="FFC000"/>
                    <w:sz w:val="18"/>
                    <w:szCs w:val="18"/>
                  </w:rPr>
                </w:rPrChange>
              </w:rPr>
            </w:pPr>
            <w:ins w:id="1351" w:author="AdminKK" w:date="2017-09-25T14:18:00Z">
              <w:r w:rsidRPr="00540F05">
                <w:rPr>
                  <w:color w:val="FFC000"/>
                  <w:sz w:val="16"/>
                  <w:szCs w:val="16"/>
                  <w:rPrChange w:id="1352" w:author="AdminKK" w:date="2017-09-25T16:13:00Z">
                    <w:rPr>
                      <w:color w:val="FFC000"/>
                      <w:sz w:val="18"/>
                      <w:szCs w:val="18"/>
                    </w:rPr>
                  </w:rPrChange>
                </w:rPr>
                <w:t>ServiceName : InquiryCustomerDebt</w:t>
              </w:r>
            </w:ins>
          </w:p>
        </w:tc>
      </w:tr>
    </w:tbl>
    <w:p w:rsidR="00D47484" w:rsidRDefault="00D47484">
      <w:pPr>
        <w:rPr>
          <w:ins w:id="1353" w:author="AdminKK" w:date="2017-09-25T14:21:00Z"/>
        </w:rPr>
        <w:pPrChange w:id="1354" w:author="AdminKK" w:date="2017-09-25T14:15:00Z">
          <w:pPr>
            <w:spacing w:after="0" w:line="240" w:lineRule="auto"/>
          </w:pPr>
        </w:pPrChange>
      </w:pPr>
    </w:p>
    <w:p w:rsidR="003E6579" w:rsidRDefault="003E6579" w:rsidP="003E6579">
      <w:pPr>
        <w:pStyle w:val="Heading4"/>
        <w:rPr>
          <w:ins w:id="1355" w:author="AdminKK" w:date="2017-09-25T14:21:00Z"/>
        </w:rPr>
      </w:pPr>
      <w:ins w:id="1356" w:author="AdminKK" w:date="2017-09-25T14:21:00Z">
        <w:r>
          <w:rPr>
            <w:rFonts w:hint="cs"/>
            <w:cs/>
          </w:rPr>
          <w:t xml:space="preserve">ผลการค้นหา </w:t>
        </w:r>
      </w:ins>
      <w:ins w:id="1357" w:author="AdminKK" w:date="2017-09-25T14:54:00Z">
        <w:r w:rsidR="009370D8">
          <w:t>Contact/Account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3E6579" w:rsidRPr="00540F05" w:rsidTr="00960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1358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6579" w:rsidRPr="00540F05" w:rsidRDefault="003E6579" w:rsidP="00960003">
            <w:pPr>
              <w:pStyle w:val="TableHeader"/>
              <w:rPr>
                <w:ins w:id="1359" w:author="AdminKK" w:date="2017-09-25T14:21:00Z"/>
                <w:sz w:val="16"/>
                <w:szCs w:val="16"/>
                <w:rPrChange w:id="1360" w:author="AdminKK" w:date="2017-09-25T16:13:00Z">
                  <w:rPr>
                    <w:ins w:id="1361" w:author="AdminKK" w:date="2017-09-25T14:21:00Z"/>
                  </w:rPr>
                </w:rPrChange>
              </w:rPr>
            </w:pPr>
            <w:ins w:id="1362" w:author="AdminKK" w:date="2017-09-25T14:21:00Z">
              <w:r w:rsidRPr="00540F05">
                <w:rPr>
                  <w:sz w:val="16"/>
                  <w:szCs w:val="16"/>
                  <w:rPrChange w:id="1363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6579" w:rsidRPr="00540F05" w:rsidRDefault="003E6579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364" w:author="AdminKK" w:date="2017-09-25T14:21:00Z"/>
                <w:sz w:val="16"/>
                <w:szCs w:val="16"/>
                <w:rPrChange w:id="1365" w:author="AdminKK" w:date="2017-09-25T16:13:00Z">
                  <w:rPr>
                    <w:ins w:id="1366" w:author="AdminKK" w:date="2017-09-25T14:21:00Z"/>
                  </w:rPr>
                </w:rPrChange>
              </w:rPr>
            </w:pPr>
            <w:ins w:id="1367" w:author="AdminKK" w:date="2017-09-25T14:21:00Z">
              <w:r w:rsidRPr="00540F05">
                <w:rPr>
                  <w:sz w:val="16"/>
                  <w:szCs w:val="16"/>
                  <w:rPrChange w:id="1368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6579" w:rsidRPr="00540F05" w:rsidRDefault="003E6579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369" w:author="AdminKK" w:date="2017-09-25T14:21:00Z"/>
                <w:sz w:val="16"/>
                <w:szCs w:val="16"/>
                <w:rPrChange w:id="1370" w:author="AdminKK" w:date="2017-09-25T16:13:00Z">
                  <w:rPr>
                    <w:ins w:id="1371" w:author="AdminKK" w:date="2017-09-25T14:21:00Z"/>
                  </w:rPr>
                </w:rPrChange>
              </w:rPr>
            </w:pPr>
            <w:ins w:id="1372" w:author="AdminKK" w:date="2017-09-25T14:21:00Z">
              <w:r w:rsidRPr="00540F05">
                <w:rPr>
                  <w:sz w:val="16"/>
                  <w:szCs w:val="16"/>
                  <w:rPrChange w:id="1373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6579" w:rsidRPr="00540F05" w:rsidRDefault="003E6579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374" w:author="AdminKK" w:date="2017-09-25T14:21:00Z"/>
                <w:sz w:val="16"/>
                <w:szCs w:val="16"/>
                <w:rPrChange w:id="1375" w:author="AdminKK" w:date="2017-09-25T16:13:00Z">
                  <w:rPr>
                    <w:ins w:id="1376" w:author="AdminKK" w:date="2017-09-25T14:21:00Z"/>
                  </w:rPr>
                </w:rPrChange>
              </w:rPr>
            </w:pPr>
            <w:ins w:id="1377" w:author="AdminKK" w:date="2017-09-25T14:21:00Z">
              <w:r w:rsidRPr="00540F05">
                <w:rPr>
                  <w:sz w:val="16"/>
                  <w:szCs w:val="16"/>
                  <w:rPrChange w:id="1378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3E6579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379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380" w:author="AdminKK" w:date="2017-09-25T14:21:00Z"/>
                <w:sz w:val="16"/>
                <w:szCs w:val="16"/>
                <w:rPrChange w:id="1381" w:author="AdminKK" w:date="2017-09-25T16:13:00Z">
                  <w:rPr>
                    <w:ins w:id="1382" w:author="AdminKK" w:date="2017-09-25T14:21:00Z"/>
                  </w:rPr>
                </w:rPrChange>
              </w:rPr>
            </w:pPr>
            <w:ins w:id="1383" w:author="AdminKK" w:date="2017-09-25T14:21:00Z">
              <w:r w:rsidRPr="00540F05">
                <w:rPr>
                  <w:sz w:val="16"/>
                  <w:szCs w:val="16"/>
                  <w:rPrChange w:id="1384" w:author="AdminKK" w:date="2017-09-25T16:13:00Z">
                    <w:rPr>
                      <w:rFonts w:eastAsia="Tahoma"/>
                    </w:rPr>
                  </w:rPrChange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85" w:author="AdminKK" w:date="2017-09-25T14:21:00Z"/>
                <w:sz w:val="16"/>
                <w:szCs w:val="16"/>
                <w:cs/>
                <w:rPrChange w:id="1386" w:author="AdminKK" w:date="2017-09-25T16:13:00Z">
                  <w:rPr>
                    <w:ins w:id="1387" w:author="AdminKK" w:date="2017-09-25T14:21:00Z"/>
                    <w:cs/>
                  </w:rPr>
                </w:rPrChange>
              </w:rPr>
            </w:pPr>
            <w:ins w:id="1388" w:author="AdminKK" w:date="2017-09-25T14:21:00Z">
              <w:r w:rsidRPr="00540F05">
                <w:rPr>
                  <w:sz w:val="16"/>
                  <w:szCs w:val="16"/>
                  <w:rPrChange w:id="1389" w:author="AdminKK" w:date="2017-09-25T16:13:00Z">
                    <w:rPr>
                      <w:rFonts w:eastAsia="Tahoma"/>
                    </w:rPr>
                  </w:rPrChange>
                </w:rPr>
                <w:t>Action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90" w:author="AdminKK" w:date="2017-09-25T14:21:00Z"/>
                <w:sz w:val="16"/>
                <w:szCs w:val="16"/>
                <w:rPrChange w:id="1391" w:author="AdminKK" w:date="2017-09-25T16:13:00Z">
                  <w:rPr>
                    <w:ins w:id="1392" w:author="AdminKK" w:date="2017-09-25T14:21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3E6579" w:rsidRPr="00540F05" w:rsidRDefault="003E6579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93" w:author="AdminKK" w:date="2017-09-25T14:21:00Z"/>
                <w:sz w:val="16"/>
                <w:szCs w:val="16"/>
                <w:rPrChange w:id="1394" w:author="AdminKK" w:date="2017-09-25T16:13:00Z">
                  <w:rPr>
                    <w:ins w:id="1395" w:author="AdminKK" w:date="2017-09-25T14:21:00Z"/>
                  </w:rPr>
                </w:rPrChange>
              </w:rPr>
            </w:pPr>
            <w:ins w:id="1396" w:author="AdminKK" w:date="2017-09-25T14:21:00Z">
              <w:r w:rsidRPr="00540F05">
                <w:rPr>
                  <w:rFonts w:hint="eastAsia"/>
                  <w:sz w:val="16"/>
                  <w:szCs w:val="16"/>
                  <w:cs/>
                  <w:rPrChange w:id="139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ประกอบด้วย</w:t>
              </w:r>
            </w:ins>
          </w:p>
          <w:p w:rsidR="003E6579" w:rsidRPr="00540F05" w:rsidRDefault="003E6579" w:rsidP="003E6579">
            <w:pPr>
              <w:pStyle w:val="ListParagraph"/>
              <w:numPr>
                <w:ilvl w:val="0"/>
                <w:numId w:val="28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98" w:author="AdminKK" w:date="2017-09-25T14:21:00Z"/>
                <w:sz w:val="16"/>
                <w:szCs w:val="16"/>
                <w:cs/>
                <w:rPrChange w:id="1399" w:author="AdminKK" w:date="2017-09-25T16:13:00Z">
                  <w:rPr>
                    <w:ins w:id="1400" w:author="AdminKK" w:date="2017-09-25T14:21:00Z"/>
                    <w:cs/>
                  </w:rPr>
                </w:rPrChange>
              </w:rPr>
            </w:pPr>
            <w:ins w:id="1401" w:author="AdminKK" w:date="2017-09-25T14:21:00Z">
              <w:r w:rsidRPr="00540F05">
                <w:rPr>
                  <w:rFonts w:hint="eastAsia"/>
                  <w:sz w:val="16"/>
                  <w:szCs w:val="16"/>
                  <w:cs/>
                  <w:rPrChange w:id="1402" w:author="AdminKK" w:date="2017-09-25T16:13:00Z">
                    <w:rPr>
                      <w:rFonts w:hint="eastAsia"/>
                      <w:cs/>
                    </w:rPr>
                  </w:rPrChange>
                </w:rPr>
                <w:t>ปุ่ม</w:t>
              </w:r>
              <w:r w:rsidRPr="00540F05">
                <w:rPr>
                  <w:sz w:val="16"/>
                  <w:szCs w:val="16"/>
                  <w:rPrChange w:id="1403" w:author="AdminKK" w:date="2017-09-25T16:13:00Z">
                    <w:rPr/>
                  </w:rPrChange>
                </w:rPr>
                <w:t xml:space="preserve"> </w:t>
              </w:r>
              <w:r w:rsidRPr="00540F05">
                <w:rPr>
                  <w:rFonts w:hint="eastAsia"/>
                  <w:sz w:val="16"/>
                  <w:szCs w:val="16"/>
                  <w:cs/>
                  <w:rPrChange w:id="1404" w:author="AdminKK" w:date="2017-09-25T16:13:00Z">
                    <w:rPr>
                      <w:rFonts w:hint="eastAsia"/>
                      <w:cs/>
                    </w:rPr>
                  </w:rPrChange>
                </w:rPr>
                <w:t>เลือก</w:t>
              </w:r>
            </w:ins>
          </w:p>
        </w:tc>
      </w:tr>
      <w:tr w:rsidR="003E6579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405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406" w:author="AdminKK" w:date="2017-09-25T14:21:00Z"/>
                <w:sz w:val="16"/>
                <w:szCs w:val="16"/>
                <w:rPrChange w:id="1407" w:author="AdminKK" w:date="2017-09-25T16:13:00Z">
                  <w:rPr>
                    <w:ins w:id="1408" w:author="AdminKK" w:date="2017-09-25T14:21:00Z"/>
                  </w:rPr>
                </w:rPrChange>
              </w:rPr>
            </w:pPr>
            <w:ins w:id="1409" w:author="AdminKK" w:date="2017-09-25T14:21:00Z">
              <w:r w:rsidRPr="00540F05">
                <w:rPr>
                  <w:sz w:val="16"/>
                  <w:szCs w:val="16"/>
                  <w:rPrChange w:id="1410" w:author="AdminKK" w:date="2017-09-25T16:13:00Z">
                    <w:rPr>
                      <w:rFonts w:eastAsia="Tahoma"/>
                    </w:rPr>
                  </w:rPrChange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11" w:author="AdminKK" w:date="2017-09-25T14:21:00Z"/>
                <w:sz w:val="16"/>
                <w:szCs w:val="16"/>
                <w:cs/>
                <w:rPrChange w:id="1412" w:author="AdminKK" w:date="2017-09-25T16:13:00Z">
                  <w:rPr>
                    <w:ins w:id="1413" w:author="AdminKK" w:date="2017-09-25T14:21:00Z"/>
                    <w:cs/>
                  </w:rPr>
                </w:rPrChange>
              </w:rPr>
            </w:pPr>
            <w:ins w:id="1414" w:author="AdminKK" w:date="2017-09-25T14:21:00Z">
              <w:r w:rsidRPr="00540F05">
                <w:rPr>
                  <w:rFonts w:hint="eastAsia"/>
                  <w:sz w:val="16"/>
                  <w:szCs w:val="16"/>
                  <w:cs/>
                  <w:rPrChange w:id="1415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เลขที่บัญชี</w:t>
              </w:r>
              <w:r w:rsidRPr="00540F05">
                <w:rPr>
                  <w:sz w:val="16"/>
                  <w:szCs w:val="16"/>
                  <w:rPrChange w:id="1416" w:author="AdminKK" w:date="2017-09-25T16:13:00Z">
                    <w:rPr>
                      <w:rFonts w:eastAsia="Tahoma"/>
                    </w:rPr>
                  </w:rPrChange>
                </w:rPr>
                <w:t>/</w:t>
              </w:r>
              <w:r w:rsidRPr="00540F05">
                <w:rPr>
                  <w:rFonts w:hint="eastAsia"/>
                  <w:sz w:val="16"/>
                  <w:szCs w:val="16"/>
                  <w:cs/>
                  <w:rPrChange w:id="141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สัญญา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18" w:author="AdminKK" w:date="2017-09-25T14:21:00Z"/>
                <w:sz w:val="16"/>
                <w:szCs w:val="16"/>
                <w:rPrChange w:id="1419" w:author="AdminKK" w:date="2017-09-25T16:13:00Z">
                  <w:rPr>
                    <w:ins w:id="1420" w:author="AdminKK" w:date="2017-09-25T14:21:00Z"/>
                  </w:rPr>
                </w:rPrChange>
              </w:rPr>
            </w:pPr>
            <w:ins w:id="1421" w:author="AdminKK" w:date="2017-09-25T14:23:00Z">
              <w:r w:rsidRPr="00540F05">
                <w:rPr>
                  <w:sz w:val="16"/>
                  <w:szCs w:val="16"/>
                  <w:rPrChange w:id="1422" w:author="AdminKK" w:date="2017-09-25T16:13:00Z">
                    <w:rPr>
                      <w:rFonts w:eastAsia="Tahoma"/>
                    </w:rPr>
                  </w:rPrChange>
                </w:rPr>
                <w:t>AccountNumber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23" w:author="AdminKK" w:date="2017-09-25T14:21:00Z"/>
                <w:sz w:val="16"/>
                <w:szCs w:val="16"/>
                <w:rPrChange w:id="1424" w:author="AdminKK" w:date="2017-09-25T16:13:00Z">
                  <w:rPr>
                    <w:ins w:id="1425" w:author="AdminKK" w:date="2017-09-25T14:21:00Z"/>
                  </w:rPr>
                </w:rPrChange>
              </w:rPr>
            </w:pPr>
            <w:ins w:id="1426" w:author="AdminKK" w:date="2017-09-25T14:21:00Z">
              <w:r w:rsidRPr="00540F05">
                <w:rPr>
                  <w:rFonts w:hint="eastAsia"/>
                  <w:sz w:val="16"/>
                  <w:szCs w:val="16"/>
                  <w:cs/>
                  <w:rPrChange w:id="142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428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429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  <w:r w:rsidRPr="00540F05">
                <w:rPr>
                  <w:color w:val="FF0000"/>
                  <w:sz w:val="16"/>
                  <w:szCs w:val="16"/>
                  <w:rPrChange w:id="1430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InquiryCustomerByInformation</w:t>
              </w:r>
            </w:ins>
          </w:p>
        </w:tc>
      </w:tr>
      <w:tr w:rsidR="003E6579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431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432" w:author="AdminKK" w:date="2017-09-25T14:21:00Z"/>
                <w:color w:val="FF0000"/>
                <w:sz w:val="16"/>
                <w:szCs w:val="16"/>
                <w:rPrChange w:id="1433" w:author="AdminKK" w:date="2017-09-25T16:13:00Z">
                  <w:rPr>
                    <w:ins w:id="1434" w:author="AdminKK" w:date="2017-09-25T14:21:00Z"/>
                  </w:rPr>
                </w:rPrChange>
              </w:rPr>
            </w:pPr>
            <w:ins w:id="1435" w:author="AdminKK" w:date="2017-09-25T14:26:00Z">
              <w:r w:rsidRPr="00540F05">
                <w:rPr>
                  <w:color w:val="FF0000"/>
                  <w:sz w:val="16"/>
                  <w:szCs w:val="16"/>
                  <w:rPrChange w:id="1436" w:author="AdminKK" w:date="2017-09-25T16:13:00Z">
                    <w:rPr>
                      <w:rFonts w:eastAsia="Tahoma"/>
                      <w:color w:val="FF0000"/>
                    </w:rPr>
                  </w:rPrChange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37" w:author="AdminKK" w:date="2017-09-25T14:21:00Z"/>
                <w:color w:val="FF0000"/>
                <w:sz w:val="16"/>
                <w:szCs w:val="16"/>
                <w:rPrChange w:id="1438" w:author="AdminKK" w:date="2017-09-25T16:13:00Z">
                  <w:rPr>
                    <w:ins w:id="1439" w:author="AdminKK" w:date="2017-09-25T14:21:00Z"/>
                  </w:rPr>
                </w:rPrChange>
              </w:rPr>
            </w:pPr>
            <w:ins w:id="1440" w:author="AdminKK" w:date="2017-09-25T14:21:00Z">
              <w:r w:rsidRPr="00540F05">
                <w:rPr>
                  <w:color w:val="FF0000"/>
                  <w:sz w:val="16"/>
                  <w:szCs w:val="16"/>
                  <w:rPrChange w:id="1441" w:author="AdminKK" w:date="2017-09-25T16:13:00Z">
                    <w:rPr>
                      <w:rFonts w:eastAsia="Tahoma"/>
                    </w:rPr>
                  </w:rPrChange>
                </w:rPr>
                <w:t>Product Group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42" w:author="AdminKK" w:date="2017-09-25T14:21:00Z"/>
                <w:color w:val="FF0000"/>
                <w:sz w:val="16"/>
                <w:szCs w:val="16"/>
                <w:rPrChange w:id="1443" w:author="AdminKK" w:date="2017-09-25T16:13:00Z">
                  <w:rPr>
                    <w:ins w:id="1444" w:author="AdminKK" w:date="2017-09-25T14:21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45" w:author="AdminKK" w:date="2017-09-25T14:21:00Z"/>
                <w:color w:val="FF0000"/>
                <w:sz w:val="16"/>
                <w:szCs w:val="16"/>
                <w:cs/>
                <w:rPrChange w:id="1446" w:author="AdminKK" w:date="2017-09-25T16:13:00Z">
                  <w:rPr>
                    <w:ins w:id="1447" w:author="AdminKK" w:date="2017-09-25T14:21:00Z"/>
                    <w:cs/>
                  </w:rPr>
                </w:rPrChange>
              </w:rPr>
            </w:pPr>
          </w:p>
        </w:tc>
      </w:tr>
      <w:tr w:rsidR="003E6579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448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449" w:author="AdminKK" w:date="2017-09-25T14:21:00Z"/>
                <w:sz w:val="16"/>
                <w:szCs w:val="16"/>
                <w:rPrChange w:id="1450" w:author="AdminKK" w:date="2017-09-25T16:13:00Z">
                  <w:rPr>
                    <w:ins w:id="1451" w:author="AdminKK" w:date="2017-09-25T14:21:00Z"/>
                  </w:rPr>
                </w:rPrChange>
              </w:rPr>
            </w:pPr>
            <w:ins w:id="1452" w:author="AdminKK" w:date="2017-09-25T14:26:00Z">
              <w:r w:rsidRPr="00540F05">
                <w:rPr>
                  <w:sz w:val="16"/>
                  <w:szCs w:val="16"/>
                  <w:rPrChange w:id="1453" w:author="AdminKK" w:date="2017-09-25T16:13:00Z">
                    <w:rPr>
                      <w:rFonts w:eastAsia="Tahoma"/>
                    </w:rPr>
                  </w:rPrChange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54" w:author="AdminKK" w:date="2017-09-25T14:21:00Z"/>
                <w:sz w:val="16"/>
                <w:szCs w:val="16"/>
                <w:rPrChange w:id="1455" w:author="AdminKK" w:date="2017-09-25T16:13:00Z">
                  <w:rPr>
                    <w:ins w:id="1456" w:author="AdminKK" w:date="2017-09-25T14:21:00Z"/>
                  </w:rPr>
                </w:rPrChange>
              </w:rPr>
            </w:pPr>
            <w:ins w:id="1457" w:author="AdminKK" w:date="2017-09-25T14:21:00Z">
              <w:r w:rsidRPr="00540F05">
                <w:rPr>
                  <w:sz w:val="16"/>
                  <w:szCs w:val="16"/>
                  <w:rPrChange w:id="1458" w:author="AdminKK" w:date="2017-09-25T16:13:00Z">
                    <w:rPr>
                      <w:rFonts w:eastAsia="Tahoma"/>
                    </w:rPr>
                  </w:rPrChange>
                </w:rPr>
                <w:t>Product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59" w:author="AdminKK" w:date="2017-09-25T14:21:00Z"/>
                <w:sz w:val="16"/>
                <w:szCs w:val="16"/>
                <w:rPrChange w:id="1460" w:author="AdminKK" w:date="2017-09-25T16:13:00Z">
                  <w:rPr>
                    <w:ins w:id="1461" w:author="AdminKK" w:date="2017-09-25T14:21:00Z"/>
                  </w:rPr>
                </w:rPrChange>
              </w:rPr>
            </w:pPr>
            <w:ins w:id="1462" w:author="AdminKK" w:date="2017-09-25T14:23:00Z">
              <w:r w:rsidRPr="00540F05">
                <w:rPr>
                  <w:sz w:val="16"/>
                  <w:szCs w:val="16"/>
                  <w:rPrChange w:id="1463" w:author="AdminKK" w:date="2017-09-25T16:13:00Z">
                    <w:rPr>
                      <w:rFonts w:eastAsia="Tahoma"/>
                    </w:rPr>
                  </w:rPrChange>
                </w:rPr>
                <w:t>ProductCode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64" w:author="AdminKK" w:date="2017-09-25T14:21:00Z"/>
                <w:sz w:val="16"/>
                <w:szCs w:val="16"/>
                <w:cs/>
                <w:rPrChange w:id="1465" w:author="AdminKK" w:date="2017-09-25T16:13:00Z">
                  <w:rPr>
                    <w:ins w:id="1466" w:author="AdminKK" w:date="2017-09-25T14:21:00Z"/>
                    <w:cs/>
                  </w:rPr>
                </w:rPrChange>
              </w:rPr>
            </w:pPr>
            <w:ins w:id="1467" w:author="AdminKK" w:date="2017-09-25T14:25:00Z">
              <w:r w:rsidRPr="00540F05">
                <w:rPr>
                  <w:rFonts w:hint="eastAsia"/>
                  <w:sz w:val="16"/>
                  <w:szCs w:val="16"/>
                  <w:cs/>
                  <w:rPrChange w:id="1468" w:author="AdminKK" w:date="2017-09-25T16:13:00Z">
                    <w:rPr>
                      <w:rFonts w:eastAsia="Tahoma" w:hint="eastAsia"/>
                      <w:color w:val="FF0000"/>
                      <w:sz w:val="18"/>
                      <w:szCs w:val="18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469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470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>Webservice</w:t>
              </w:r>
              <w:r w:rsidRPr="00540F05">
                <w:rPr>
                  <w:color w:val="FF0000"/>
                  <w:sz w:val="16"/>
                  <w:szCs w:val="16"/>
                  <w:rPrChange w:id="1471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 xml:space="preserve"> InquiryCustomerAccountSummary</w:t>
              </w:r>
            </w:ins>
          </w:p>
        </w:tc>
      </w:tr>
      <w:tr w:rsidR="003E6579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472" w:author="AdminKK" w:date="2017-09-25T14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473" w:author="AdminKK" w:date="2017-09-25T14:21:00Z"/>
                <w:color w:val="FF0000"/>
                <w:sz w:val="16"/>
                <w:szCs w:val="16"/>
                <w:rPrChange w:id="1474" w:author="AdminKK" w:date="2017-09-25T16:13:00Z">
                  <w:rPr>
                    <w:ins w:id="1475" w:author="AdminKK" w:date="2017-09-25T14:21:00Z"/>
                  </w:rPr>
                </w:rPrChange>
              </w:rPr>
            </w:pPr>
            <w:ins w:id="1476" w:author="AdminKK" w:date="2017-09-25T14:26:00Z">
              <w:r w:rsidRPr="00540F05">
                <w:rPr>
                  <w:color w:val="FF0000"/>
                  <w:sz w:val="16"/>
                  <w:szCs w:val="16"/>
                  <w:rPrChange w:id="1477" w:author="AdminKK" w:date="2017-09-25T16:13:00Z">
                    <w:rPr>
                      <w:rFonts w:eastAsia="Tahoma"/>
                      <w:color w:val="FF0000"/>
                    </w:rPr>
                  </w:rPrChange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78" w:author="AdminKK" w:date="2017-09-25T14:21:00Z"/>
                <w:color w:val="FF0000"/>
                <w:sz w:val="16"/>
                <w:szCs w:val="16"/>
                <w:cs/>
                <w:rPrChange w:id="1479" w:author="AdminKK" w:date="2017-09-25T16:13:00Z">
                  <w:rPr>
                    <w:ins w:id="1480" w:author="AdminKK" w:date="2017-09-25T14:21:00Z"/>
                    <w:cs/>
                  </w:rPr>
                </w:rPrChange>
              </w:rPr>
            </w:pPr>
            <w:ins w:id="1481" w:author="AdminKK" w:date="2017-09-25T14:22:00Z">
              <w:r w:rsidRPr="00540F05">
                <w:rPr>
                  <w:rFonts w:hint="eastAsia"/>
                  <w:color w:val="FF0000"/>
                  <w:sz w:val="16"/>
                  <w:szCs w:val="16"/>
                  <w:cs/>
                  <w:rPrChange w:id="1482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ทะเบียนรถยนต์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83" w:author="AdminKK" w:date="2017-09-25T14:21:00Z"/>
                <w:color w:val="FF0000"/>
                <w:sz w:val="16"/>
                <w:szCs w:val="16"/>
                <w:rPrChange w:id="1484" w:author="AdminKK" w:date="2017-09-25T16:13:00Z">
                  <w:rPr>
                    <w:ins w:id="1485" w:author="AdminKK" w:date="2017-09-25T14:21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86" w:author="AdminKK" w:date="2017-09-25T14:21:00Z"/>
                <w:color w:val="FF0000"/>
                <w:sz w:val="16"/>
                <w:szCs w:val="16"/>
                <w:cs/>
                <w:rPrChange w:id="1487" w:author="AdminKK" w:date="2017-09-25T16:13:00Z">
                  <w:rPr>
                    <w:ins w:id="1488" w:author="AdminKK" w:date="2017-09-25T14:21:00Z"/>
                    <w:cs/>
                  </w:rPr>
                </w:rPrChange>
              </w:rPr>
            </w:pPr>
          </w:p>
        </w:tc>
      </w:tr>
      <w:tr w:rsidR="003E6579" w:rsidRPr="00540F05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489" w:author="AdminKK" w:date="2017-09-25T14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490" w:author="AdminKK" w:date="2017-09-25T14:22:00Z"/>
                <w:color w:val="FF0000"/>
                <w:sz w:val="16"/>
                <w:szCs w:val="16"/>
                <w:rPrChange w:id="1491" w:author="AdminKK" w:date="2017-09-25T16:13:00Z">
                  <w:rPr>
                    <w:ins w:id="1492" w:author="AdminKK" w:date="2017-09-25T14:22:00Z"/>
                  </w:rPr>
                </w:rPrChange>
              </w:rPr>
            </w:pPr>
            <w:ins w:id="1493" w:author="AdminKK" w:date="2017-09-25T14:26:00Z">
              <w:r w:rsidRPr="00540F05">
                <w:rPr>
                  <w:color w:val="FF0000"/>
                  <w:sz w:val="16"/>
                  <w:szCs w:val="16"/>
                  <w:rPrChange w:id="1494" w:author="AdminKK" w:date="2017-09-25T16:13:00Z">
                    <w:rPr>
                      <w:rFonts w:eastAsia="Tahoma"/>
                      <w:color w:val="FF0000"/>
                    </w:rPr>
                  </w:rPrChange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495" w:author="AdminKK" w:date="2017-09-25T14:22:00Z"/>
                <w:color w:val="FF0000"/>
                <w:sz w:val="16"/>
                <w:szCs w:val="16"/>
                <w:cs/>
                <w:rPrChange w:id="1496" w:author="AdminKK" w:date="2017-09-25T16:13:00Z">
                  <w:rPr>
                    <w:ins w:id="1497" w:author="AdminKK" w:date="2017-09-25T14:22:00Z"/>
                    <w:cs/>
                  </w:rPr>
                </w:rPrChange>
              </w:rPr>
            </w:pPr>
            <w:ins w:id="1498" w:author="AdminKK" w:date="2017-09-25T14:22:00Z">
              <w:r w:rsidRPr="00540F05">
                <w:rPr>
                  <w:rFonts w:hint="eastAsia"/>
                  <w:color w:val="FF0000"/>
                  <w:sz w:val="16"/>
                  <w:szCs w:val="16"/>
                  <w:cs/>
                  <w:rPrChange w:id="1499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สาขา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500" w:author="AdminKK" w:date="2017-09-25T14:22:00Z"/>
                <w:color w:val="FF0000"/>
                <w:sz w:val="16"/>
                <w:szCs w:val="16"/>
                <w:rPrChange w:id="1501" w:author="AdminKK" w:date="2017-09-25T16:13:00Z">
                  <w:rPr>
                    <w:ins w:id="1502" w:author="AdminKK" w:date="2017-09-25T14:22:00Z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503" w:author="AdminKK" w:date="2017-09-25T14:22:00Z"/>
                <w:color w:val="FF0000"/>
                <w:sz w:val="16"/>
                <w:szCs w:val="16"/>
                <w:cs/>
                <w:rPrChange w:id="1504" w:author="AdminKK" w:date="2017-09-25T16:13:00Z">
                  <w:rPr>
                    <w:ins w:id="1505" w:author="AdminKK" w:date="2017-09-25T14:22:00Z"/>
                    <w:cs/>
                  </w:rPr>
                </w:rPrChange>
              </w:rPr>
            </w:pPr>
          </w:p>
        </w:tc>
      </w:tr>
      <w:tr w:rsidR="003E6579" w:rsidRPr="00540F05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506" w:author="AdminKK" w:date="2017-09-25T14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rPr>
                <w:ins w:id="1507" w:author="AdminKK" w:date="2017-09-25T14:22:00Z"/>
                <w:sz w:val="16"/>
                <w:szCs w:val="16"/>
                <w:rPrChange w:id="1508" w:author="AdminKK" w:date="2017-09-25T16:13:00Z">
                  <w:rPr>
                    <w:ins w:id="1509" w:author="AdminKK" w:date="2017-09-25T14:22:00Z"/>
                  </w:rPr>
                </w:rPrChange>
              </w:rPr>
            </w:pPr>
            <w:ins w:id="1510" w:author="AdminKK" w:date="2017-09-25T14:26:00Z">
              <w:r w:rsidRPr="00540F05">
                <w:rPr>
                  <w:sz w:val="16"/>
                  <w:szCs w:val="16"/>
                  <w:rPrChange w:id="1511" w:author="AdminKK" w:date="2017-09-25T16:13:00Z">
                    <w:rPr>
                      <w:rFonts w:eastAsia="Tahoma"/>
                    </w:rPr>
                  </w:rPrChange>
                </w:rPr>
                <w:t>7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12" w:author="AdminKK" w:date="2017-09-25T14:22:00Z"/>
                <w:sz w:val="16"/>
                <w:szCs w:val="16"/>
                <w:cs/>
                <w:rPrChange w:id="1513" w:author="AdminKK" w:date="2017-09-25T16:13:00Z">
                  <w:rPr>
                    <w:ins w:id="1514" w:author="AdminKK" w:date="2017-09-25T14:22:00Z"/>
                    <w:cs/>
                  </w:rPr>
                </w:rPrChange>
              </w:rPr>
            </w:pPr>
            <w:ins w:id="1515" w:author="AdminKK" w:date="2017-09-25T14:22:00Z">
              <w:r w:rsidRPr="00540F05">
                <w:rPr>
                  <w:rFonts w:hint="eastAsia"/>
                  <w:sz w:val="16"/>
                  <w:szCs w:val="16"/>
                  <w:cs/>
                  <w:rPrChange w:id="1516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สถานะบัญชี</w:t>
              </w:r>
              <w:r w:rsidRPr="00540F05">
                <w:rPr>
                  <w:sz w:val="16"/>
                  <w:szCs w:val="16"/>
                  <w:cs/>
                  <w:rPrChange w:id="1517" w:author="AdminKK" w:date="2017-09-25T16:13:00Z">
                    <w:rPr>
                      <w:rFonts w:eastAsia="Tahoma"/>
                      <w:cs/>
                    </w:rPr>
                  </w:rPrChange>
                </w:rPr>
                <w:t>/สัญญา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18" w:author="AdminKK" w:date="2017-09-25T14:22:00Z"/>
                <w:sz w:val="16"/>
                <w:szCs w:val="16"/>
                <w:rPrChange w:id="1519" w:author="AdminKK" w:date="2017-09-25T16:13:00Z">
                  <w:rPr>
                    <w:ins w:id="1520" w:author="AdminKK" w:date="2017-09-25T14:22:00Z"/>
                  </w:rPr>
                </w:rPrChange>
              </w:rPr>
            </w:pPr>
            <w:ins w:id="1521" w:author="AdminKK" w:date="2017-09-25T14:23:00Z">
              <w:r w:rsidRPr="00540F05">
                <w:rPr>
                  <w:sz w:val="16"/>
                  <w:szCs w:val="16"/>
                  <w:rPrChange w:id="1522" w:author="AdminKK" w:date="2017-09-25T16:13:00Z">
                    <w:rPr>
                      <w:rFonts w:eastAsia="Tahoma"/>
                    </w:rPr>
                  </w:rPrChange>
                </w:rPr>
                <w:t>AccountStatus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3E6579" w:rsidRPr="00540F05" w:rsidRDefault="003E6579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23" w:author="AdminKK" w:date="2017-09-25T14:22:00Z"/>
                <w:sz w:val="16"/>
                <w:szCs w:val="16"/>
                <w:cs/>
                <w:rPrChange w:id="1524" w:author="AdminKK" w:date="2017-09-25T16:13:00Z">
                  <w:rPr>
                    <w:ins w:id="1525" w:author="AdminKK" w:date="2017-09-25T14:22:00Z"/>
                    <w:cs/>
                  </w:rPr>
                </w:rPrChange>
              </w:rPr>
            </w:pPr>
            <w:ins w:id="1526" w:author="AdminKK" w:date="2017-09-25T14:26:00Z">
              <w:r w:rsidRPr="00540F05">
                <w:rPr>
                  <w:rFonts w:hint="eastAsia"/>
                  <w:sz w:val="16"/>
                  <w:szCs w:val="16"/>
                  <w:cs/>
                  <w:rPrChange w:id="152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528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529" w:author="AdminKK" w:date="2017-09-25T16:13:00Z">
                    <w:rPr>
                      <w:rFonts w:eastAsia="Tahoma"/>
                    </w:rPr>
                  </w:rPrChange>
                </w:rPr>
                <w:t>Webservice</w:t>
              </w:r>
              <w:r w:rsidRPr="00540F05">
                <w:rPr>
                  <w:color w:val="FF0000"/>
                  <w:sz w:val="16"/>
                  <w:szCs w:val="16"/>
                  <w:rPrChange w:id="1530" w:author="AdminKK" w:date="2017-09-25T16:13:00Z">
                    <w:rPr>
                      <w:rFonts w:eastAsia="Tahoma"/>
                      <w:color w:val="FF0000"/>
                      <w:sz w:val="18"/>
                      <w:szCs w:val="18"/>
                    </w:rPr>
                  </w:rPrChange>
                </w:rPr>
                <w:t xml:space="preserve"> InquiryCustomerAccountSummary</w:t>
              </w:r>
            </w:ins>
          </w:p>
        </w:tc>
      </w:tr>
    </w:tbl>
    <w:p w:rsidR="003E6579" w:rsidRDefault="003E6579">
      <w:pPr>
        <w:rPr>
          <w:ins w:id="1531" w:author="AdminKK" w:date="2017-09-25T14:27:00Z"/>
        </w:rPr>
        <w:pPrChange w:id="1532" w:author="AdminKK" w:date="2017-09-25T14:15:00Z">
          <w:pPr>
            <w:spacing w:after="0" w:line="240" w:lineRule="auto"/>
          </w:pPr>
        </w:pPrChange>
      </w:pPr>
    </w:p>
    <w:p w:rsidR="007B592A" w:rsidRDefault="007B592A" w:rsidP="007B592A">
      <w:pPr>
        <w:pStyle w:val="Heading4"/>
        <w:rPr>
          <w:ins w:id="1533" w:author="AdminKK" w:date="2017-09-25T16:00:00Z"/>
        </w:rPr>
      </w:pPr>
      <w:ins w:id="1534" w:author="AdminKK" w:date="2017-09-25T16:00:00Z">
        <w:r>
          <w:t>Dialog Search Contact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7"/>
        <w:gridCol w:w="2059"/>
        <w:gridCol w:w="3356"/>
        <w:gridCol w:w="3814"/>
      </w:tblGrid>
      <w:tr w:rsidR="00540F05" w:rsidRPr="00540F05" w:rsidTr="00F37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1535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2A" w:rsidRPr="00540F05" w:rsidRDefault="007B592A" w:rsidP="00F37BAC">
            <w:pPr>
              <w:pStyle w:val="TableHeader"/>
              <w:rPr>
                <w:ins w:id="1536" w:author="AdminKK" w:date="2017-09-25T16:01:00Z"/>
                <w:sz w:val="16"/>
                <w:szCs w:val="16"/>
                <w:rPrChange w:id="1537" w:author="AdminKK" w:date="2017-09-25T16:13:00Z">
                  <w:rPr>
                    <w:ins w:id="1538" w:author="AdminKK" w:date="2017-09-25T16:01:00Z"/>
                  </w:rPr>
                </w:rPrChange>
              </w:rPr>
            </w:pPr>
            <w:ins w:id="1539" w:author="AdminKK" w:date="2017-09-25T16:01:00Z">
              <w:r w:rsidRPr="00540F05">
                <w:rPr>
                  <w:sz w:val="16"/>
                  <w:szCs w:val="16"/>
                  <w:rPrChange w:id="1540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41" w:author="AdminKK" w:date="2017-09-25T16:01:00Z"/>
                <w:sz w:val="16"/>
                <w:szCs w:val="16"/>
                <w:rPrChange w:id="1542" w:author="AdminKK" w:date="2017-09-25T16:13:00Z">
                  <w:rPr>
                    <w:ins w:id="1543" w:author="AdminKK" w:date="2017-09-25T16:01:00Z"/>
                  </w:rPr>
                </w:rPrChange>
              </w:rPr>
            </w:pPr>
            <w:ins w:id="1544" w:author="AdminKK" w:date="2017-09-25T16:01:00Z">
              <w:r w:rsidRPr="00540F05">
                <w:rPr>
                  <w:sz w:val="16"/>
                  <w:szCs w:val="16"/>
                  <w:rPrChange w:id="1545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46" w:author="AdminKK" w:date="2017-09-25T16:01:00Z"/>
                <w:sz w:val="16"/>
                <w:szCs w:val="16"/>
                <w:rPrChange w:id="1547" w:author="AdminKK" w:date="2017-09-25T16:13:00Z">
                  <w:rPr>
                    <w:ins w:id="1548" w:author="AdminKK" w:date="2017-09-25T16:01:00Z"/>
                  </w:rPr>
                </w:rPrChange>
              </w:rPr>
            </w:pPr>
            <w:ins w:id="1549" w:author="AdminKK" w:date="2017-09-25T16:01:00Z">
              <w:r w:rsidRPr="00540F05">
                <w:rPr>
                  <w:sz w:val="16"/>
                  <w:szCs w:val="16"/>
                  <w:rPrChange w:id="1550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51" w:author="AdminKK" w:date="2017-09-25T16:01:00Z"/>
                <w:sz w:val="16"/>
                <w:szCs w:val="16"/>
                <w:rPrChange w:id="1552" w:author="AdminKK" w:date="2017-09-25T16:13:00Z">
                  <w:rPr>
                    <w:ins w:id="1553" w:author="AdminKK" w:date="2017-09-25T16:01:00Z"/>
                  </w:rPr>
                </w:rPrChange>
              </w:rPr>
            </w:pPr>
            <w:ins w:id="1554" w:author="AdminKK" w:date="2017-09-25T16:01:00Z">
              <w:r w:rsidRPr="00540F05">
                <w:rPr>
                  <w:sz w:val="16"/>
                  <w:szCs w:val="16"/>
                  <w:rPrChange w:id="1555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540F05" w:rsidRPr="00540F05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556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557" w:author="AdminKK" w:date="2017-09-25T16:01:00Z"/>
                <w:sz w:val="16"/>
                <w:szCs w:val="16"/>
                <w:rPrChange w:id="1558" w:author="AdminKK" w:date="2017-09-25T16:13:00Z">
                  <w:rPr>
                    <w:ins w:id="1559" w:author="AdminKK" w:date="2017-09-25T16:01:00Z"/>
                  </w:rPr>
                </w:rPrChange>
              </w:rPr>
            </w:pPr>
            <w:ins w:id="1560" w:author="AdminKK" w:date="2017-09-25T16:01:00Z">
              <w:r w:rsidRPr="00540F05">
                <w:rPr>
                  <w:sz w:val="16"/>
                  <w:szCs w:val="16"/>
                  <w:rPrChange w:id="1561" w:author="AdminKK" w:date="2017-09-25T16:13:00Z">
                    <w:rPr>
                      <w:rFonts w:eastAsia="Tahoma"/>
                    </w:rPr>
                  </w:rPrChange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2" w:author="AdminKK" w:date="2017-09-25T16:01:00Z"/>
                <w:sz w:val="16"/>
                <w:szCs w:val="16"/>
                <w:rPrChange w:id="1563" w:author="AdminKK" w:date="2017-09-25T16:13:00Z">
                  <w:rPr>
                    <w:ins w:id="1564" w:author="AdminKK" w:date="2017-09-25T16:01:00Z"/>
                  </w:rPr>
                </w:rPrChange>
              </w:rPr>
            </w:pPr>
            <w:ins w:id="1565" w:author="AdminKK" w:date="2017-09-25T16:01:00Z">
              <w:r w:rsidRPr="00540F05">
                <w:rPr>
                  <w:rFonts w:hint="eastAsia"/>
                  <w:sz w:val="16"/>
                  <w:szCs w:val="16"/>
                  <w:cs/>
                  <w:rPrChange w:id="1566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ชื่อผู้ติดต่อ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67" w:author="AdminKK" w:date="2017-09-25T16:01:00Z"/>
                <w:sz w:val="16"/>
                <w:szCs w:val="16"/>
                <w:rPrChange w:id="1568" w:author="AdminKK" w:date="2017-09-25T16:13:00Z">
                  <w:rPr>
                    <w:ins w:id="1569" w:author="AdminKK" w:date="2017-09-25T16:01:00Z"/>
                  </w:rPr>
                </w:rPrChange>
              </w:rPr>
            </w:pPr>
            <w:ins w:id="1570" w:author="AdminKK" w:date="2017-09-25T16:12:00Z">
              <w:r w:rsidRPr="00540F05">
                <w:rPr>
                  <w:sz w:val="16"/>
                  <w:szCs w:val="16"/>
                  <w:rPrChange w:id="1571" w:author="AdminKK" w:date="2017-09-25T16:13:00Z">
                    <w:rPr>
                      <w:rFonts w:eastAsia="Tahoma"/>
                    </w:rPr>
                  </w:rPrChange>
                </w:rPr>
                <w:t>TB_M_CONTACT.FIRST_NAME_TH or TB_M_CONTACT.FIRST_NAME_EN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72" w:author="AdminKK" w:date="2017-09-25T16:01:00Z"/>
                <w:sz w:val="16"/>
                <w:szCs w:val="16"/>
                <w:rPrChange w:id="1573" w:author="AdminKK" w:date="2017-09-25T16:13:00Z">
                  <w:rPr>
                    <w:ins w:id="1574" w:author="AdminKK" w:date="2017-09-25T16:01:00Z"/>
                  </w:rPr>
                </w:rPrChange>
              </w:rPr>
              <w:pPrChange w:id="1575" w:author="AdminKK" w:date="2017-09-25T16:01:00Z">
                <w:pPr>
                  <w:pStyle w:val="ListItem"/>
                  <w:numPr>
                    <w:numId w:val="256"/>
                  </w:numPr>
                  <w:ind w:left="318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</w:p>
        </w:tc>
      </w:tr>
      <w:tr w:rsidR="007B592A" w:rsidRPr="00540F05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576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577" w:author="AdminKK" w:date="2017-09-25T16:01:00Z"/>
                <w:sz w:val="16"/>
                <w:szCs w:val="16"/>
                <w:rPrChange w:id="1578" w:author="AdminKK" w:date="2017-09-25T16:13:00Z">
                  <w:rPr>
                    <w:ins w:id="1579" w:author="AdminKK" w:date="2017-09-25T16:01:00Z"/>
                  </w:rPr>
                </w:rPrChange>
              </w:rPr>
            </w:pPr>
            <w:ins w:id="1580" w:author="AdminKK" w:date="2017-09-25T16:01:00Z">
              <w:r w:rsidRPr="00540F05">
                <w:rPr>
                  <w:sz w:val="16"/>
                  <w:szCs w:val="16"/>
                  <w:cs/>
                  <w:rPrChange w:id="1581" w:author="AdminKK" w:date="2017-09-25T16:13:00Z">
                    <w:rPr>
                      <w:cs/>
                    </w:rPr>
                  </w:rPrChange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582" w:author="AdminKK" w:date="2017-09-25T16:01:00Z"/>
                <w:sz w:val="16"/>
                <w:szCs w:val="16"/>
                <w:cs/>
                <w:rPrChange w:id="1583" w:author="AdminKK" w:date="2017-09-25T16:13:00Z">
                  <w:rPr>
                    <w:ins w:id="1584" w:author="AdminKK" w:date="2017-09-25T16:01:00Z"/>
                    <w:cs/>
                  </w:rPr>
                </w:rPrChange>
              </w:rPr>
            </w:pPr>
            <w:ins w:id="1585" w:author="AdminKK" w:date="2017-09-25T16:01:00Z">
              <w:r w:rsidRPr="00540F05">
                <w:rPr>
                  <w:rFonts w:hint="cs"/>
                  <w:sz w:val="16"/>
                  <w:szCs w:val="16"/>
                  <w:cs/>
                  <w:rPrChange w:id="1586" w:author="AdminKK" w:date="2017-09-25T16:13:00Z">
                    <w:rPr>
                      <w:rFonts w:hint="cs"/>
                      <w:cs/>
                    </w:rPr>
                  </w:rPrChange>
                </w:rPr>
                <w:t>นามสกุลผู้ติดต่อ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587" w:author="AdminKK" w:date="2017-09-25T16:01:00Z"/>
                <w:sz w:val="16"/>
                <w:szCs w:val="16"/>
                <w:rPrChange w:id="1588" w:author="AdminKK" w:date="2017-09-25T16:13:00Z">
                  <w:rPr>
                    <w:ins w:id="1589" w:author="AdminKK" w:date="2017-09-25T16:01:00Z"/>
                  </w:rPr>
                </w:rPrChange>
              </w:rPr>
            </w:pPr>
            <w:ins w:id="1590" w:author="AdminKK" w:date="2017-09-25T16:12:00Z">
              <w:r w:rsidRPr="00540F05">
                <w:rPr>
                  <w:sz w:val="16"/>
                  <w:szCs w:val="16"/>
                  <w:rPrChange w:id="1591" w:author="AdminKK" w:date="2017-09-25T16:13:00Z">
                    <w:rPr/>
                  </w:rPrChange>
                </w:rPr>
                <w:t>TB_M_CONTACT.LAST_NAME_TH or TB_M_CONTACT.LAST_NAME_EN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7B592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592" w:author="AdminKK" w:date="2017-09-25T16:01:00Z"/>
                <w:sz w:val="16"/>
                <w:szCs w:val="16"/>
                <w:rPrChange w:id="1593" w:author="AdminKK" w:date="2017-09-25T16:13:00Z">
                  <w:rPr>
                    <w:ins w:id="1594" w:author="AdminKK" w:date="2017-09-25T16:01:00Z"/>
                  </w:rPr>
                </w:rPrChange>
              </w:rPr>
            </w:pPr>
          </w:p>
        </w:tc>
      </w:tr>
      <w:tr w:rsidR="007B592A" w:rsidRPr="00540F05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595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596" w:author="AdminKK" w:date="2017-09-25T16:01:00Z"/>
                <w:sz w:val="16"/>
                <w:szCs w:val="16"/>
                <w:cs/>
                <w:rPrChange w:id="1597" w:author="AdminKK" w:date="2017-09-25T16:13:00Z">
                  <w:rPr>
                    <w:ins w:id="1598" w:author="AdminKK" w:date="2017-09-25T16:01:00Z"/>
                    <w:cs/>
                  </w:rPr>
                </w:rPrChange>
              </w:rPr>
            </w:pPr>
            <w:ins w:id="1599" w:author="AdminKK" w:date="2017-09-25T16:02:00Z">
              <w:r w:rsidRPr="00540F05">
                <w:rPr>
                  <w:sz w:val="16"/>
                  <w:szCs w:val="16"/>
                  <w:cs/>
                  <w:rPrChange w:id="1600" w:author="AdminKK" w:date="2017-09-25T16:13:00Z">
                    <w:rPr>
                      <w:cs/>
                    </w:rPr>
                  </w:rPrChange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01" w:author="AdminKK" w:date="2017-09-25T16:01:00Z"/>
                <w:sz w:val="16"/>
                <w:szCs w:val="16"/>
                <w:rPrChange w:id="1602" w:author="AdminKK" w:date="2017-09-25T16:13:00Z">
                  <w:rPr>
                    <w:ins w:id="1603" w:author="AdminKK" w:date="2017-09-25T16:01:00Z"/>
                  </w:rPr>
                </w:rPrChange>
              </w:rPr>
            </w:pPr>
            <w:ins w:id="1604" w:author="AdminKK" w:date="2017-09-25T16:01:00Z">
              <w:r w:rsidRPr="00540F05">
                <w:rPr>
                  <w:sz w:val="16"/>
                  <w:szCs w:val="16"/>
                  <w:rPrChange w:id="1605" w:author="AdminKK" w:date="2017-09-25T16:13:00Z">
                    <w:rPr/>
                  </w:rPrChange>
                </w:rPr>
                <w:t>Subscription ID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06" w:author="AdminKK" w:date="2017-09-25T16:01:00Z"/>
                <w:sz w:val="16"/>
                <w:szCs w:val="16"/>
                <w:rPrChange w:id="1607" w:author="AdminKK" w:date="2017-09-25T16:13:00Z">
                  <w:rPr>
                    <w:ins w:id="1608" w:author="AdminKK" w:date="2017-09-25T16:01:00Z"/>
                  </w:rPr>
                </w:rPrChange>
              </w:rPr>
            </w:pPr>
            <w:ins w:id="1609" w:author="AdminKK" w:date="2017-09-25T16:14:00Z">
              <w:r w:rsidRPr="00C341F3">
                <w:rPr>
                  <w:sz w:val="16"/>
                  <w:szCs w:val="16"/>
                </w:rPr>
                <w:t>TB_M_CONTACT.</w:t>
              </w:r>
              <w:r>
                <w:rPr>
                  <w:sz w:val="16"/>
                  <w:szCs w:val="16"/>
                </w:rPr>
                <w:t>CARD_NO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7B592A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10" w:author="AdminKK" w:date="2017-09-25T16:01:00Z"/>
                <w:sz w:val="16"/>
                <w:szCs w:val="16"/>
                <w:rPrChange w:id="1611" w:author="AdminKK" w:date="2017-09-25T16:13:00Z">
                  <w:rPr>
                    <w:ins w:id="1612" w:author="AdminKK" w:date="2017-09-25T16:01:00Z"/>
                  </w:rPr>
                </w:rPrChange>
              </w:rPr>
            </w:pPr>
          </w:p>
        </w:tc>
      </w:tr>
      <w:tr w:rsidR="007B592A" w:rsidRPr="00540F05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613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614" w:author="AdminKK" w:date="2017-09-25T16:01:00Z"/>
                <w:sz w:val="16"/>
                <w:szCs w:val="16"/>
                <w:cs/>
                <w:rPrChange w:id="1615" w:author="AdminKK" w:date="2017-09-25T16:13:00Z">
                  <w:rPr>
                    <w:ins w:id="1616" w:author="AdminKK" w:date="2017-09-25T16:01:00Z"/>
                    <w:cs/>
                  </w:rPr>
                </w:rPrChange>
              </w:rPr>
            </w:pPr>
            <w:ins w:id="1617" w:author="AdminKK" w:date="2017-09-25T16:02:00Z">
              <w:r w:rsidRPr="00540F05">
                <w:rPr>
                  <w:sz w:val="16"/>
                  <w:szCs w:val="16"/>
                  <w:cs/>
                  <w:rPrChange w:id="1618" w:author="AdminKK" w:date="2017-09-25T16:13:00Z">
                    <w:rPr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619" w:author="AdminKK" w:date="2017-09-25T16:01:00Z"/>
                <w:sz w:val="16"/>
                <w:szCs w:val="16"/>
                <w:cs/>
                <w:rPrChange w:id="1620" w:author="AdminKK" w:date="2017-09-25T16:13:00Z">
                  <w:rPr>
                    <w:ins w:id="1621" w:author="AdminKK" w:date="2017-09-25T16:01:00Z"/>
                    <w:cs/>
                  </w:rPr>
                </w:rPrChange>
              </w:rPr>
            </w:pPr>
            <w:ins w:id="1622" w:author="AdminKK" w:date="2017-09-25T16:01:00Z">
              <w:r w:rsidRPr="00540F05">
                <w:rPr>
                  <w:rFonts w:hint="cs"/>
                  <w:sz w:val="16"/>
                  <w:szCs w:val="16"/>
                  <w:cs/>
                  <w:rPrChange w:id="1623" w:author="AdminKK" w:date="2017-09-25T16:13:00Z">
                    <w:rPr>
                      <w:rFonts w:hint="cs"/>
                      <w:cs/>
                    </w:rPr>
                  </w:rPrChange>
                </w:rPr>
                <w:t>เลขที่บัญชี</w:t>
              </w:r>
              <w:r w:rsidRPr="00540F05">
                <w:rPr>
                  <w:sz w:val="16"/>
                  <w:szCs w:val="16"/>
                  <w:cs/>
                  <w:rPrChange w:id="1624" w:author="AdminKK" w:date="2017-09-25T16:13:00Z">
                    <w:rPr>
                      <w:cs/>
                    </w:rPr>
                  </w:rPrChange>
                </w:rPr>
                <w:t>/สัญญา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625" w:author="AdminKK" w:date="2017-09-25T16:01:00Z"/>
                <w:sz w:val="16"/>
                <w:szCs w:val="16"/>
                <w:rPrChange w:id="1626" w:author="AdminKK" w:date="2017-09-25T16:13:00Z">
                  <w:rPr>
                    <w:ins w:id="1627" w:author="AdminKK" w:date="2017-09-25T16:01:00Z"/>
                  </w:rPr>
                </w:rPrChange>
              </w:rPr>
            </w:pPr>
            <w:ins w:id="1628" w:author="AdminKK" w:date="2017-09-25T16:16:00Z">
              <w:r w:rsidRPr="00540F05">
                <w:rPr>
                  <w:sz w:val="16"/>
                  <w:szCs w:val="16"/>
                </w:rPr>
                <w:t>TB_M_CUSTOMER_CONTACT</w:t>
              </w:r>
              <w:r>
                <w:rPr>
                  <w:sz w:val="16"/>
                  <w:szCs w:val="16"/>
                </w:rPr>
                <w:t>.ACCOUNT_NO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7B592A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629" w:author="AdminKK" w:date="2017-09-25T16:01:00Z"/>
                <w:sz w:val="16"/>
                <w:szCs w:val="16"/>
                <w:rPrChange w:id="1630" w:author="AdminKK" w:date="2017-09-25T16:13:00Z">
                  <w:rPr>
                    <w:ins w:id="1631" w:author="AdminKK" w:date="2017-09-25T16:01:00Z"/>
                  </w:rPr>
                </w:rPrChange>
              </w:rPr>
            </w:pPr>
            <w:ins w:id="1632" w:author="AdminKK" w:date="2017-09-25T16:17:00Z">
              <w:r>
                <w:rPr>
                  <w:sz w:val="16"/>
                  <w:szCs w:val="16"/>
                </w:rPr>
                <w:t>Reference to TB_M</w:t>
              </w:r>
            </w:ins>
            <w:ins w:id="1633" w:author="AdminKK" w:date="2017-09-25T16:18:00Z">
              <w:r>
                <w:rPr>
                  <w:sz w:val="16"/>
                  <w:szCs w:val="16"/>
                </w:rPr>
                <w:t>_CONTACT.CONTACT_ID=</w:t>
              </w:r>
              <w:r w:rsidRPr="00540F05">
                <w:rPr>
                  <w:sz w:val="16"/>
                  <w:szCs w:val="16"/>
                </w:rPr>
                <w:t xml:space="preserve"> TB_M_CUSTOMER_CONTACT</w:t>
              </w:r>
              <w:r>
                <w:rPr>
                  <w:sz w:val="16"/>
                  <w:szCs w:val="16"/>
                </w:rPr>
                <w:t>.CONTACT_ID</w:t>
              </w:r>
            </w:ins>
          </w:p>
        </w:tc>
      </w:tr>
      <w:tr w:rsidR="007B592A" w:rsidRPr="00540F05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634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635" w:author="AdminKK" w:date="2017-09-25T16:01:00Z"/>
                <w:sz w:val="16"/>
                <w:szCs w:val="16"/>
                <w:cs/>
                <w:rPrChange w:id="1636" w:author="AdminKK" w:date="2017-09-25T16:13:00Z">
                  <w:rPr>
                    <w:ins w:id="1637" w:author="AdminKK" w:date="2017-09-25T16:01:00Z"/>
                    <w:cs/>
                  </w:rPr>
                </w:rPrChange>
              </w:rPr>
            </w:pPr>
            <w:ins w:id="1638" w:author="AdminKK" w:date="2017-09-25T16:02:00Z">
              <w:r w:rsidRPr="00540F05">
                <w:rPr>
                  <w:sz w:val="16"/>
                  <w:szCs w:val="16"/>
                  <w:cs/>
                  <w:rPrChange w:id="1639" w:author="AdminKK" w:date="2017-09-25T16:13:00Z">
                    <w:rPr>
                      <w:cs/>
                    </w:rPr>
                  </w:rPrChange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40" w:author="AdminKK" w:date="2017-09-25T16:01:00Z"/>
                <w:sz w:val="16"/>
                <w:szCs w:val="16"/>
                <w:cs/>
                <w:rPrChange w:id="1641" w:author="AdminKK" w:date="2017-09-25T16:13:00Z">
                  <w:rPr>
                    <w:ins w:id="1642" w:author="AdminKK" w:date="2017-09-25T16:01:00Z"/>
                    <w:cs/>
                  </w:rPr>
                </w:rPrChange>
              </w:rPr>
            </w:pPr>
            <w:ins w:id="1643" w:author="AdminKK" w:date="2017-09-25T16:01:00Z">
              <w:r w:rsidRPr="00540F05">
                <w:rPr>
                  <w:rFonts w:hint="cs"/>
                  <w:sz w:val="16"/>
                  <w:szCs w:val="16"/>
                  <w:cs/>
                  <w:rPrChange w:id="1644" w:author="AdminKK" w:date="2017-09-25T16:13:00Z">
                    <w:rPr>
                      <w:rFonts w:hint="cs"/>
                      <w:cs/>
                    </w:rPr>
                  </w:rPrChange>
                </w:rPr>
                <w:t>เบอร์โทรศัพท์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45" w:author="AdminKK" w:date="2017-09-25T16:01:00Z"/>
                <w:sz w:val="16"/>
                <w:szCs w:val="16"/>
                <w:rPrChange w:id="1646" w:author="AdminKK" w:date="2017-09-25T16:13:00Z">
                  <w:rPr>
                    <w:ins w:id="1647" w:author="AdminKK" w:date="2017-09-25T16:01:00Z"/>
                  </w:rPr>
                </w:rPrChange>
              </w:rPr>
            </w:pPr>
            <w:ins w:id="1648" w:author="AdminKK" w:date="2017-09-25T16:17:00Z">
              <w:r>
                <w:rPr>
                  <w:sz w:val="16"/>
                  <w:szCs w:val="16"/>
                </w:rPr>
                <w:t>TB_M</w:t>
              </w:r>
            </w:ins>
            <w:ins w:id="1649" w:author="AdminKK" w:date="2017-09-25T16:19:00Z">
              <w:r>
                <w:rPr>
                  <w:sz w:val="16"/>
                  <w:szCs w:val="16"/>
                </w:rPr>
                <w:t>_CONTACT</w:t>
              </w:r>
            </w:ins>
            <w:ins w:id="1650" w:author="AdminKK" w:date="2017-09-25T16:17:00Z">
              <w:r>
                <w:rPr>
                  <w:sz w:val="16"/>
                  <w:szCs w:val="16"/>
                </w:rPr>
                <w:t>_PHONE.</w:t>
              </w:r>
            </w:ins>
            <w:ins w:id="1651" w:author="AdminKK" w:date="2017-09-25T16:19:00Z">
              <w:r>
                <w:rPr>
                  <w:sz w:val="16"/>
                  <w:szCs w:val="16"/>
                </w:rPr>
                <w:t>PHONE_NO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540F05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52" w:author="AdminKK" w:date="2017-09-25T16:01:00Z"/>
                <w:sz w:val="16"/>
                <w:szCs w:val="16"/>
                <w:rPrChange w:id="1653" w:author="AdminKK" w:date="2017-09-25T16:13:00Z">
                  <w:rPr>
                    <w:ins w:id="1654" w:author="AdminKK" w:date="2017-09-25T16:01:00Z"/>
                  </w:rPr>
                </w:rPrChange>
              </w:rPr>
            </w:pPr>
            <w:ins w:id="1655" w:author="AdminKK" w:date="2017-09-25T16:20:00Z">
              <w:r>
                <w:rPr>
                  <w:sz w:val="16"/>
                  <w:szCs w:val="16"/>
                </w:rPr>
                <w:t>Referenct to TB_M_CONTACT.CONTACT_ID= TB_M_CONTACT_PHONE.PHONE_NO</w:t>
              </w:r>
            </w:ins>
          </w:p>
        </w:tc>
      </w:tr>
    </w:tbl>
    <w:p w:rsidR="00F037F0" w:rsidRDefault="00F037F0">
      <w:pPr>
        <w:rPr>
          <w:ins w:id="1656" w:author="AdminKK" w:date="2017-09-25T14:28:00Z"/>
        </w:rPr>
        <w:pPrChange w:id="1657" w:author="AdminKK" w:date="2017-09-25T14:15:00Z">
          <w:pPr>
            <w:spacing w:after="0" w:line="240" w:lineRule="auto"/>
          </w:pPr>
        </w:pPrChange>
      </w:pPr>
    </w:p>
    <w:p w:rsidR="00781C62" w:rsidRDefault="00781C62">
      <w:pPr>
        <w:rPr>
          <w:ins w:id="1658" w:author="AdminKK" w:date="2017-09-25T16:33:00Z"/>
          <w:color w:val="0000CC"/>
          <w:u w:val="single"/>
          <w:cs/>
        </w:rPr>
      </w:pPr>
      <w:ins w:id="1659" w:author="AdminKK" w:date="2017-09-25T16:33:00Z">
        <w:r>
          <w:rPr>
            <w:cs/>
          </w:rPr>
          <w:br w:type="page"/>
        </w:r>
      </w:ins>
    </w:p>
    <w:p w:rsidR="007B592A" w:rsidRDefault="007B592A" w:rsidP="007B592A">
      <w:pPr>
        <w:pStyle w:val="Heading4"/>
        <w:rPr>
          <w:ins w:id="1660" w:author="AdminKK" w:date="2017-09-25T16:01:00Z"/>
        </w:rPr>
      </w:pPr>
      <w:ins w:id="1661" w:author="AdminKK" w:date="2017-09-25T16:01:00Z">
        <w:r>
          <w:rPr>
            <w:rFonts w:hint="cs"/>
            <w:cs/>
          </w:rPr>
          <w:lastRenderedPageBreak/>
          <w:t xml:space="preserve">ผลการค้นหา </w:t>
        </w:r>
        <w:r>
          <w:t>Contact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7"/>
        <w:gridCol w:w="2012"/>
        <w:gridCol w:w="3419"/>
        <w:gridCol w:w="3798"/>
      </w:tblGrid>
      <w:tr w:rsidR="007B592A" w:rsidRPr="00540F05" w:rsidTr="00503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1662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2A" w:rsidRPr="00540F05" w:rsidRDefault="007B592A" w:rsidP="00F37BAC">
            <w:pPr>
              <w:pStyle w:val="TableHeader"/>
              <w:rPr>
                <w:ins w:id="1663" w:author="AdminKK" w:date="2017-09-25T16:01:00Z"/>
                <w:sz w:val="16"/>
                <w:szCs w:val="16"/>
                <w:rPrChange w:id="1664" w:author="AdminKK" w:date="2017-09-25T16:13:00Z">
                  <w:rPr>
                    <w:ins w:id="1665" w:author="AdminKK" w:date="2017-09-25T16:01:00Z"/>
                  </w:rPr>
                </w:rPrChange>
              </w:rPr>
            </w:pPr>
            <w:ins w:id="1666" w:author="AdminKK" w:date="2017-09-25T16:01:00Z">
              <w:r w:rsidRPr="00540F05">
                <w:rPr>
                  <w:sz w:val="16"/>
                  <w:szCs w:val="16"/>
                  <w:rPrChange w:id="1667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68" w:author="AdminKK" w:date="2017-09-25T16:01:00Z"/>
                <w:sz w:val="16"/>
                <w:szCs w:val="16"/>
                <w:rPrChange w:id="1669" w:author="AdminKK" w:date="2017-09-25T16:13:00Z">
                  <w:rPr>
                    <w:ins w:id="1670" w:author="AdminKK" w:date="2017-09-25T16:01:00Z"/>
                  </w:rPr>
                </w:rPrChange>
              </w:rPr>
            </w:pPr>
            <w:ins w:id="1671" w:author="AdminKK" w:date="2017-09-25T16:01:00Z">
              <w:r w:rsidRPr="00540F05">
                <w:rPr>
                  <w:sz w:val="16"/>
                  <w:szCs w:val="16"/>
                  <w:rPrChange w:id="1672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73" w:author="AdminKK" w:date="2017-09-25T16:01:00Z"/>
                <w:sz w:val="16"/>
                <w:szCs w:val="16"/>
                <w:rPrChange w:id="1674" w:author="AdminKK" w:date="2017-09-25T16:13:00Z">
                  <w:rPr>
                    <w:ins w:id="1675" w:author="AdminKK" w:date="2017-09-25T16:01:00Z"/>
                  </w:rPr>
                </w:rPrChange>
              </w:rPr>
            </w:pPr>
            <w:ins w:id="1676" w:author="AdminKK" w:date="2017-09-25T16:01:00Z">
              <w:r w:rsidRPr="00540F05">
                <w:rPr>
                  <w:sz w:val="16"/>
                  <w:szCs w:val="16"/>
                  <w:rPrChange w:id="1677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Description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2A" w:rsidRPr="00540F05" w:rsidRDefault="007B592A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78" w:author="AdminKK" w:date="2017-09-25T16:01:00Z"/>
                <w:sz w:val="16"/>
                <w:szCs w:val="16"/>
                <w:rPrChange w:id="1679" w:author="AdminKK" w:date="2017-09-25T16:13:00Z">
                  <w:rPr>
                    <w:ins w:id="1680" w:author="AdminKK" w:date="2017-09-25T16:01:00Z"/>
                  </w:rPr>
                </w:rPrChange>
              </w:rPr>
            </w:pPr>
            <w:ins w:id="1681" w:author="AdminKK" w:date="2017-09-25T16:01:00Z">
              <w:r w:rsidRPr="00540F05">
                <w:rPr>
                  <w:sz w:val="16"/>
                  <w:szCs w:val="16"/>
                  <w:rPrChange w:id="1682" w:author="AdminKK" w:date="2017-09-25T16:13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7B592A" w:rsidRPr="00540F05" w:rsidTr="0050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683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684" w:author="AdminKK" w:date="2017-09-25T16:01:00Z"/>
                <w:sz w:val="16"/>
                <w:szCs w:val="16"/>
                <w:rPrChange w:id="1685" w:author="AdminKK" w:date="2017-09-25T16:13:00Z">
                  <w:rPr>
                    <w:ins w:id="1686" w:author="AdminKK" w:date="2017-09-25T16:01:00Z"/>
                  </w:rPr>
                </w:rPrChange>
              </w:rPr>
            </w:pPr>
            <w:ins w:id="1687" w:author="AdminKK" w:date="2017-09-25T16:01:00Z">
              <w:r w:rsidRPr="00540F05">
                <w:rPr>
                  <w:sz w:val="16"/>
                  <w:szCs w:val="16"/>
                  <w:rPrChange w:id="1688" w:author="AdminKK" w:date="2017-09-25T16:13:00Z">
                    <w:rPr>
                      <w:rFonts w:eastAsia="Tahoma"/>
                    </w:rPr>
                  </w:rPrChange>
                </w:rPr>
                <w:t>1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7B592A" w:rsidRPr="00540F05" w:rsidRDefault="007B592A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89" w:author="AdminKK" w:date="2017-09-25T16:01:00Z"/>
                <w:sz w:val="16"/>
                <w:szCs w:val="16"/>
                <w:cs/>
                <w:rPrChange w:id="1690" w:author="AdminKK" w:date="2017-09-25T16:13:00Z">
                  <w:rPr>
                    <w:ins w:id="1691" w:author="AdminKK" w:date="2017-09-25T16:01:00Z"/>
                    <w:cs/>
                  </w:rPr>
                </w:rPrChange>
              </w:rPr>
            </w:pPr>
            <w:ins w:id="1692" w:author="AdminKK" w:date="2017-09-25T16:01:00Z">
              <w:r w:rsidRPr="00540F05">
                <w:rPr>
                  <w:sz w:val="16"/>
                  <w:szCs w:val="16"/>
                  <w:rPrChange w:id="1693" w:author="AdminKK" w:date="2017-09-25T16:13:00Z">
                    <w:rPr>
                      <w:rFonts w:eastAsia="Tahoma"/>
                    </w:rPr>
                  </w:rPrChange>
                </w:rPr>
                <w:t>Action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7B592A" w:rsidRPr="00540F05" w:rsidRDefault="007B592A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94" w:author="AdminKK" w:date="2017-09-25T16:01:00Z"/>
                <w:sz w:val="16"/>
                <w:szCs w:val="16"/>
                <w:rPrChange w:id="1695" w:author="AdminKK" w:date="2017-09-25T16:13:00Z">
                  <w:rPr>
                    <w:ins w:id="1696" w:author="AdminKK" w:date="2017-09-25T16:01:00Z"/>
                  </w:rPr>
                </w:rPrChange>
              </w:rPr>
            </w:pPr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7B592A" w:rsidRPr="00540F05" w:rsidRDefault="007B592A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97" w:author="AdminKK" w:date="2017-09-25T16:01:00Z"/>
                <w:sz w:val="16"/>
                <w:szCs w:val="16"/>
                <w:rPrChange w:id="1698" w:author="AdminKK" w:date="2017-09-25T16:13:00Z">
                  <w:rPr>
                    <w:ins w:id="1699" w:author="AdminKK" w:date="2017-09-25T16:01:00Z"/>
                  </w:rPr>
                </w:rPrChange>
              </w:rPr>
            </w:pPr>
            <w:ins w:id="1700" w:author="AdminKK" w:date="2017-09-25T16:01:00Z">
              <w:r w:rsidRPr="00540F05">
                <w:rPr>
                  <w:rFonts w:hint="eastAsia"/>
                  <w:sz w:val="16"/>
                  <w:szCs w:val="16"/>
                  <w:cs/>
                  <w:rPrChange w:id="1701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ประกอบด้วย</w:t>
              </w:r>
            </w:ins>
          </w:p>
          <w:p w:rsidR="007B592A" w:rsidRPr="00540F05" w:rsidRDefault="007B592A" w:rsidP="007B592A">
            <w:pPr>
              <w:pStyle w:val="ListParagraph"/>
              <w:numPr>
                <w:ilvl w:val="0"/>
                <w:numId w:val="28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2" w:author="AdminKK" w:date="2017-09-25T16:01:00Z"/>
                <w:sz w:val="16"/>
                <w:szCs w:val="16"/>
                <w:cs/>
                <w:rPrChange w:id="1703" w:author="AdminKK" w:date="2017-09-25T16:13:00Z">
                  <w:rPr>
                    <w:ins w:id="1704" w:author="AdminKK" w:date="2017-09-25T16:01:00Z"/>
                    <w:cs/>
                  </w:rPr>
                </w:rPrChange>
              </w:rPr>
            </w:pPr>
            <w:ins w:id="1705" w:author="AdminKK" w:date="2017-09-25T16:01:00Z">
              <w:r w:rsidRPr="00540F05">
                <w:rPr>
                  <w:rFonts w:hint="eastAsia"/>
                  <w:sz w:val="16"/>
                  <w:szCs w:val="16"/>
                  <w:cs/>
                  <w:rPrChange w:id="1706" w:author="AdminKK" w:date="2017-09-25T16:13:00Z">
                    <w:rPr>
                      <w:rFonts w:hint="eastAsia"/>
                      <w:cs/>
                    </w:rPr>
                  </w:rPrChange>
                </w:rPr>
                <w:t>ปุ่ม</w:t>
              </w:r>
              <w:r w:rsidRPr="00540F05">
                <w:rPr>
                  <w:sz w:val="16"/>
                  <w:szCs w:val="16"/>
                  <w:rPrChange w:id="1707" w:author="AdminKK" w:date="2017-09-25T16:13:00Z">
                    <w:rPr/>
                  </w:rPrChange>
                </w:rPr>
                <w:t xml:space="preserve"> </w:t>
              </w:r>
              <w:r w:rsidRPr="00540F05">
                <w:rPr>
                  <w:rFonts w:hint="eastAsia"/>
                  <w:sz w:val="16"/>
                  <w:szCs w:val="16"/>
                  <w:cs/>
                  <w:rPrChange w:id="1708" w:author="AdminKK" w:date="2017-09-25T16:13:00Z">
                    <w:rPr>
                      <w:rFonts w:hint="eastAsia"/>
                      <w:cs/>
                    </w:rPr>
                  </w:rPrChange>
                </w:rPr>
                <w:t>เลือก</w:t>
              </w:r>
            </w:ins>
          </w:p>
        </w:tc>
      </w:tr>
      <w:tr w:rsidR="007B592A" w:rsidRPr="00540F05" w:rsidTr="00503C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709" w:author="AdminKK" w:date="2017-09-25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TableContent"/>
              <w:rPr>
                <w:ins w:id="1710" w:author="AdminKK" w:date="2017-09-25T16:01:00Z"/>
                <w:sz w:val="16"/>
                <w:szCs w:val="16"/>
                <w:rPrChange w:id="1711" w:author="AdminKK" w:date="2017-09-25T16:13:00Z">
                  <w:rPr>
                    <w:ins w:id="1712" w:author="AdminKK" w:date="2017-09-25T16:01:00Z"/>
                  </w:rPr>
                </w:rPrChange>
              </w:rPr>
            </w:pPr>
            <w:ins w:id="1713" w:author="AdminKK" w:date="2017-09-25T16:01:00Z">
              <w:r w:rsidRPr="00540F05">
                <w:rPr>
                  <w:sz w:val="16"/>
                  <w:szCs w:val="16"/>
                  <w:rPrChange w:id="1714" w:author="AdminKK" w:date="2017-09-25T16:13:00Z">
                    <w:rPr>
                      <w:rFonts w:eastAsia="Tahoma"/>
                    </w:rPr>
                  </w:rPrChange>
                </w:rPr>
                <w:t>2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1C10D8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15" w:author="AdminKK" w:date="2017-09-25T16:01:00Z"/>
                <w:sz w:val="16"/>
                <w:szCs w:val="16"/>
                <w:cs/>
                <w:rPrChange w:id="1716" w:author="AdminKK" w:date="2017-09-25T16:13:00Z">
                  <w:rPr>
                    <w:ins w:id="1717" w:author="AdminKK" w:date="2017-09-25T16:01:00Z"/>
                    <w:cs/>
                  </w:rPr>
                </w:rPrChange>
              </w:rPr>
            </w:pPr>
            <w:ins w:id="1718" w:author="AdminKK" w:date="2017-09-25T16:21:00Z">
              <w:r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1C10D8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19" w:author="AdminKK" w:date="2017-09-25T16:01:00Z"/>
                <w:sz w:val="16"/>
                <w:szCs w:val="16"/>
                <w:rPrChange w:id="1720" w:author="AdminKK" w:date="2017-09-25T16:13:00Z">
                  <w:rPr>
                    <w:ins w:id="1721" w:author="AdminKK" w:date="2017-09-25T16:01:00Z"/>
                  </w:rPr>
                </w:rPrChange>
              </w:rPr>
            </w:pPr>
            <w:ins w:id="1722" w:author="AdminKK" w:date="2017-09-25T16:28:00Z">
              <w:r w:rsidRPr="00C341F3">
                <w:rPr>
                  <w:sz w:val="16"/>
                  <w:szCs w:val="16"/>
                </w:rPr>
                <w:t>ProductCode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B592A" w:rsidRPr="00540F05" w:rsidRDefault="007B592A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23" w:author="AdminKK" w:date="2017-09-25T16:01:00Z"/>
                <w:sz w:val="16"/>
                <w:szCs w:val="16"/>
                <w:rPrChange w:id="1724" w:author="AdminKK" w:date="2017-09-25T16:13:00Z">
                  <w:rPr>
                    <w:ins w:id="1725" w:author="AdminKK" w:date="2017-09-25T16:01:00Z"/>
                  </w:rPr>
                </w:rPrChange>
              </w:rPr>
            </w:pPr>
            <w:ins w:id="1726" w:author="AdminKK" w:date="2017-09-25T16:01:00Z">
              <w:r w:rsidRPr="00540F05">
                <w:rPr>
                  <w:rFonts w:hint="eastAsia"/>
                  <w:sz w:val="16"/>
                  <w:szCs w:val="16"/>
                  <w:cs/>
                  <w:rPrChange w:id="1727" w:author="AdminKK" w:date="2017-09-25T16:13:00Z">
                    <w:rPr>
                      <w:rFonts w:eastAsia="Tahoma" w:hint="eastAsia"/>
                      <w:cs/>
                    </w:rPr>
                  </w:rPrChange>
                </w:rPr>
                <w:t>จาก</w:t>
              </w:r>
              <w:r w:rsidRPr="00540F05">
                <w:rPr>
                  <w:sz w:val="16"/>
                  <w:szCs w:val="16"/>
                  <w:cs/>
                  <w:rPrChange w:id="1728" w:author="AdminKK" w:date="2017-09-25T16:13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540F05">
                <w:rPr>
                  <w:sz w:val="16"/>
                  <w:szCs w:val="16"/>
                  <w:rPrChange w:id="1729" w:author="AdminKK" w:date="2017-09-25T16:13:00Z">
                    <w:rPr>
                      <w:rFonts w:eastAsia="Tahoma"/>
                    </w:rPr>
                  </w:rPrChange>
                </w:rPr>
                <w:t xml:space="preserve">Webservice </w:t>
              </w:r>
            </w:ins>
            <w:ins w:id="1730" w:author="AdminKK" w:date="2017-09-25T16:28:00Z">
              <w:r w:rsidR="001C10D8" w:rsidRPr="00C341F3">
                <w:rPr>
                  <w:color w:val="FF0000"/>
                  <w:sz w:val="16"/>
                  <w:szCs w:val="16"/>
                </w:rPr>
                <w:t>InquiryCustomerAccountSummary</w:t>
              </w:r>
            </w:ins>
          </w:p>
        </w:tc>
      </w:tr>
      <w:tr w:rsidR="001C10D8" w:rsidRPr="00540F05" w:rsidTr="0050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731" w:author="AdminKK" w:date="2017-09-25T16:2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781C62" w:rsidP="00F37BAC">
            <w:pPr>
              <w:pStyle w:val="TableContent"/>
              <w:rPr>
                <w:ins w:id="1732" w:author="AdminKK" w:date="2017-09-25T16:28:00Z"/>
                <w:sz w:val="16"/>
                <w:szCs w:val="16"/>
              </w:rPr>
            </w:pPr>
            <w:ins w:id="1733" w:author="AdminKK" w:date="2017-09-25T16:34:00Z">
              <w:r>
                <w:rPr>
                  <w:rFonts w:hint="cs"/>
                  <w:sz w:val="16"/>
                  <w:szCs w:val="16"/>
                  <w:cs/>
                </w:rPr>
                <w:t>3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Default="001C10D8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4" w:author="AdminKK" w:date="2017-09-25T16:28:00Z"/>
                <w:sz w:val="16"/>
                <w:szCs w:val="16"/>
              </w:rPr>
            </w:pPr>
            <w:ins w:id="1735" w:author="AdminKK" w:date="2017-09-25T16:28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C341F3" w:rsidRDefault="00503C70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6" w:author="AdminKK" w:date="2017-09-25T16:28:00Z"/>
                <w:sz w:val="16"/>
                <w:szCs w:val="16"/>
              </w:rPr>
            </w:pPr>
            <w:ins w:id="1737" w:author="AdminKK" w:date="2017-09-25T16:33:00Z">
              <w:r w:rsidRPr="00503C70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.CARD_NO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1C10D8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8" w:author="AdminKK" w:date="2017-09-25T16:28:00Z"/>
                <w:sz w:val="16"/>
                <w:szCs w:val="16"/>
                <w:cs/>
              </w:rPr>
            </w:pPr>
          </w:p>
        </w:tc>
      </w:tr>
      <w:tr w:rsidR="001C10D8" w:rsidRPr="00540F05" w:rsidTr="00503C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739" w:author="AdminKK" w:date="2017-09-25T16:2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781C62" w:rsidP="00F37BAC">
            <w:pPr>
              <w:pStyle w:val="TableContent"/>
              <w:rPr>
                <w:ins w:id="1740" w:author="AdminKK" w:date="2017-09-25T16:28:00Z"/>
                <w:sz w:val="16"/>
                <w:szCs w:val="16"/>
              </w:rPr>
            </w:pPr>
            <w:ins w:id="1741" w:author="AdminKK" w:date="2017-09-25T16:34:00Z">
              <w:r>
                <w:rPr>
                  <w:rFonts w:hint="cs"/>
                  <w:sz w:val="16"/>
                  <w:szCs w:val="16"/>
                  <w:cs/>
                </w:rPr>
                <w:t>4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Default="001C10D8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42" w:author="AdminKK" w:date="2017-09-25T16:28:00Z"/>
                <w:sz w:val="16"/>
                <w:szCs w:val="16"/>
                <w:cs/>
              </w:rPr>
            </w:pPr>
            <w:ins w:id="1743" w:author="AdminKK" w:date="2017-09-25T16:28:00Z">
              <w:r>
                <w:rPr>
                  <w:rFonts w:hint="cs"/>
                  <w:sz w:val="16"/>
                  <w:szCs w:val="16"/>
                  <w:cs/>
                </w:rPr>
                <w:t>ชื่อผู้ติดต่อ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Default="001C10D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44" w:author="AdminKK" w:date="2017-09-25T16:30:00Z"/>
                <w:sz w:val="16"/>
                <w:szCs w:val="16"/>
              </w:rPr>
            </w:pPr>
            <w:ins w:id="1745" w:author="AdminKK" w:date="2017-09-25T16:30:00Z">
              <w:r w:rsidRPr="00C341F3">
                <w:rPr>
                  <w:sz w:val="16"/>
                  <w:szCs w:val="16"/>
                </w:rPr>
                <w:t>TB_M_CONTACT.FIRST_NAME_TH</w:t>
              </w:r>
            </w:ins>
          </w:p>
          <w:p w:rsidR="001C10D8" w:rsidRPr="00C341F3" w:rsidRDefault="001C10D8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46" w:author="AdminKK" w:date="2017-09-25T16:28:00Z"/>
                <w:sz w:val="16"/>
                <w:szCs w:val="16"/>
              </w:rPr>
            </w:pPr>
            <w:ins w:id="1747" w:author="AdminKK" w:date="2017-09-25T16:31:00Z">
              <w:r>
                <w:rPr>
                  <w:sz w:val="16"/>
                  <w:szCs w:val="16"/>
                </w:rPr>
                <w:t>o</w:t>
              </w:r>
            </w:ins>
            <w:ins w:id="1748" w:author="AdminKK" w:date="2017-09-25T16:30:00Z">
              <w:r>
                <w:rPr>
                  <w:sz w:val="16"/>
                  <w:szCs w:val="16"/>
                </w:rPr>
                <w:t xml:space="preserve">r </w:t>
              </w:r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.FIRST_NAME_EN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1C10D8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49" w:author="AdminKK" w:date="2017-09-25T16:28:00Z"/>
                <w:sz w:val="16"/>
                <w:szCs w:val="16"/>
                <w:cs/>
              </w:rPr>
            </w:pPr>
          </w:p>
        </w:tc>
      </w:tr>
      <w:tr w:rsidR="001C10D8" w:rsidRPr="00540F05" w:rsidTr="0050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750" w:author="AdminKK" w:date="2017-09-25T16:2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781C62" w:rsidP="00F37BAC">
            <w:pPr>
              <w:pStyle w:val="TableContent"/>
              <w:rPr>
                <w:ins w:id="1751" w:author="AdminKK" w:date="2017-09-25T16:28:00Z"/>
                <w:sz w:val="16"/>
                <w:szCs w:val="16"/>
              </w:rPr>
            </w:pPr>
            <w:ins w:id="1752" w:author="AdminKK" w:date="2017-09-25T16:34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Default="001C10D8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53" w:author="AdminKK" w:date="2017-09-25T16:28:00Z"/>
                <w:sz w:val="16"/>
                <w:szCs w:val="16"/>
                <w:cs/>
              </w:rPr>
            </w:pPr>
            <w:ins w:id="1754" w:author="AdminKK" w:date="2017-09-25T16:31:00Z">
              <w:r>
                <w:rPr>
                  <w:rFonts w:hint="cs"/>
                  <w:sz w:val="16"/>
                  <w:szCs w:val="16"/>
                  <w:cs/>
                </w:rPr>
                <w:t>นามสกุลผู้ติดต่อ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C341F3" w:rsidRDefault="001C10D8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55" w:author="AdminKK" w:date="2017-09-25T16:28:00Z"/>
                <w:sz w:val="16"/>
                <w:szCs w:val="16"/>
              </w:rPr>
            </w:pPr>
            <w:ins w:id="1756" w:author="AdminKK" w:date="2017-09-25T16:30:00Z">
              <w:r w:rsidRPr="00C341F3">
                <w:rPr>
                  <w:sz w:val="16"/>
                  <w:szCs w:val="16"/>
                </w:rPr>
                <w:t>TB_M_CONTACT.</w:t>
              </w:r>
              <w:r>
                <w:rPr>
                  <w:sz w:val="16"/>
                  <w:szCs w:val="16"/>
                </w:rPr>
                <w:t>LAST</w:t>
              </w:r>
              <w:r w:rsidRPr="00C341F3">
                <w:rPr>
                  <w:sz w:val="16"/>
                  <w:szCs w:val="16"/>
                </w:rPr>
                <w:t>_NAME_TH</w:t>
              </w:r>
              <w:r>
                <w:rPr>
                  <w:sz w:val="16"/>
                  <w:szCs w:val="16"/>
                </w:rPr>
                <w:t xml:space="preserve"> or </w:t>
              </w:r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.LAST_NAME_EN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C10D8" w:rsidRPr="00540F05" w:rsidRDefault="001C10D8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57" w:author="AdminKK" w:date="2017-09-25T16:28:00Z"/>
                <w:sz w:val="16"/>
                <w:szCs w:val="16"/>
                <w:cs/>
              </w:rPr>
            </w:pPr>
          </w:p>
        </w:tc>
      </w:tr>
      <w:tr w:rsidR="00503C70" w:rsidRPr="00540F05" w:rsidTr="00503C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758" w:author="AdminKK" w:date="2017-09-25T16:3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540F05" w:rsidRDefault="00781C62" w:rsidP="00F37BAC">
            <w:pPr>
              <w:pStyle w:val="TableContent"/>
              <w:rPr>
                <w:ins w:id="1759" w:author="AdminKK" w:date="2017-09-25T16:30:00Z"/>
                <w:sz w:val="16"/>
                <w:szCs w:val="16"/>
              </w:rPr>
            </w:pPr>
            <w:ins w:id="1760" w:author="AdminKK" w:date="2017-09-25T16:34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61" w:author="AdminKK" w:date="2017-09-25T16:30:00Z"/>
                <w:sz w:val="16"/>
                <w:szCs w:val="16"/>
                <w:cs/>
              </w:rPr>
            </w:pPr>
            <w:ins w:id="1762" w:author="AdminKK" w:date="2017-09-25T16:31:00Z">
              <w:r>
                <w:rPr>
                  <w:rFonts w:hint="cs"/>
                  <w:sz w:val="16"/>
                  <w:szCs w:val="16"/>
                  <w:cs/>
                </w:rPr>
                <w:t>ความสัมพันธ์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C341F3" w:rsidRDefault="00503C70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63" w:author="AdminKK" w:date="2017-09-25T16:30:00Z"/>
                <w:sz w:val="16"/>
                <w:szCs w:val="16"/>
              </w:rPr>
            </w:pPr>
            <w:ins w:id="1764" w:author="AdminKK" w:date="2017-09-25T16:32:00Z">
              <w:r w:rsidRPr="00AC7C4C">
                <w:rPr>
                  <w:sz w:val="16"/>
                  <w:szCs w:val="16"/>
                </w:rPr>
                <w:t>TB_M_RELATIONSHIP</w:t>
              </w:r>
              <w:r>
                <w:rPr>
                  <w:sz w:val="16"/>
                  <w:szCs w:val="16"/>
                </w:rPr>
                <w:t>.</w:t>
              </w:r>
              <w:r w:rsidRPr="00AC7C4C">
                <w:rPr>
                  <w:sz w:val="16"/>
                  <w:szCs w:val="16"/>
                </w:rPr>
                <w:t>RELATIONSHIP_NAME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65" w:author="AdminKK" w:date="2017-09-25T16:32:00Z"/>
                <w:sz w:val="16"/>
                <w:szCs w:val="16"/>
              </w:rPr>
            </w:pPr>
            <w:ins w:id="1766" w:author="AdminKK" w:date="2017-09-25T16:32:00Z">
              <w:r>
                <w:rPr>
                  <w:sz w:val="16"/>
                  <w:szCs w:val="16"/>
                </w:rPr>
                <w:t>Reference to</w:t>
              </w:r>
            </w:ins>
          </w:p>
          <w:p w:rsidR="00503C70" w:rsidRPr="00540F05" w:rsidRDefault="00503C70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67" w:author="AdminKK" w:date="2017-09-25T16:30:00Z"/>
                <w:sz w:val="16"/>
                <w:szCs w:val="16"/>
                <w:cs/>
              </w:rPr>
            </w:pPr>
            <w:ins w:id="1768" w:author="AdminKK" w:date="2017-09-25T16:32:00Z">
              <w:r w:rsidRPr="00C341F3">
                <w:rPr>
                  <w:sz w:val="16"/>
                  <w:szCs w:val="16"/>
                </w:rPr>
                <w:t>TB_M_CONTACT.CONTACT_ID= TB_M_CUSTOMER_CONTACT.CONTACT_ID AND TB_M_CUSTOMER_CONTACT.RELATIONSHIP_ID= TB_M_RELATIONSHIP.RELATIONSHIP_ID</w:t>
              </w:r>
            </w:ins>
          </w:p>
        </w:tc>
      </w:tr>
      <w:tr w:rsidR="00503C70" w:rsidRPr="00540F05" w:rsidTr="0050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769" w:author="AdminKK" w:date="2017-09-25T16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540F05" w:rsidRDefault="00781C62" w:rsidP="00F37BAC">
            <w:pPr>
              <w:pStyle w:val="TableContent"/>
              <w:rPr>
                <w:ins w:id="1770" w:author="AdminKK" w:date="2017-09-25T16:32:00Z"/>
                <w:sz w:val="16"/>
                <w:szCs w:val="16"/>
              </w:rPr>
            </w:pPr>
            <w:ins w:id="1771" w:author="AdminKK" w:date="2017-09-25T16:34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72" w:author="AdminKK" w:date="2017-09-25T16:32:00Z"/>
                <w:sz w:val="16"/>
                <w:szCs w:val="16"/>
                <w:cs/>
              </w:rPr>
            </w:pPr>
            <w:ins w:id="1773" w:author="AdminKK" w:date="2017-09-25T16:32:00Z">
              <w:r>
                <w:rPr>
                  <w:rFonts w:hint="cs"/>
                  <w:sz w:val="16"/>
                  <w:szCs w:val="16"/>
                  <w:cs/>
                </w:rPr>
                <w:t>เลขที่บัญชี/สัญญา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AC7C4C" w:rsidRDefault="00503C70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74" w:author="AdminKK" w:date="2017-09-25T16:32:00Z"/>
                <w:sz w:val="16"/>
                <w:szCs w:val="16"/>
              </w:rPr>
            </w:pPr>
            <w:ins w:id="1775" w:author="AdminKK" w:date="2017-09-25T16:32:00Z">
              <w:r w:rsidRPr="00540F05">
                <w:rPr>
                  <w:sz w:val="16"/>
                  <w:szCs w:val="16"/>
                </w:rPr>
                <w:t>TB_M_CUSTOMER_CONTACT</w:t>
              </w:r>
              <w:r>
                <w:rPr>
                  <w:sz w:val="16"/>
                  <w:szCs w:val="16"/>
                </w:rPr>
                <w:t>.ACCOUNT_NO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76" w:author="AdminKK" w:date="2017-09-25T16:32:00Z"/>
                <w:sz w:val="16"/>
                <w:szCs w:val="16"/>
              </w:rPr>
            </w:pPr>
            <w:ins w:id="1777" w:author="AdminKK" w:date="2017-09-25T16:32:00Z">
              <w:r>
                <w:rPr>
                  <w:sz w:val="16"/>
                  <w:szCs w:val="16"/>
                </w:rPr>
                <w:t>Reference to TB_M_CONTACT.CONTACT_ID=</w:t>
              </w:r>
              <w:r w:rsidRPr="00540F05">
                <w:rPr>
                  <w:sz w:val="16"/>
                  <w:szCs w:val="16"/>
                </w:rPr>
                <w:t xml:space="preserve"> TB_M_CUSTOMER_CONTACT</w:t>
              </w:r>
              <w:r>
                <w:rPr>
                  <w:sz w:val="16"/>
                  <w:szCs w:val="16"/>
                </w:rPr>
                <w:t>.CONTACT_ID</w:t>
              </w:r>
            </w:ins>
          </w:p>
        </w:tc>
      </w:tr>
      <w:tr w:rsidR="00503C70" w:rsidRPr="00540F05" w:rsidTr="00503C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778" w:author="AdminKK" w:date="2017-09-25T16:3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540F05" w:rsidRDefault="002D06D7" w:rsidP="00F37BAC">
            <w:pPr>
              <w:pStyle w:val="TableContent"/>
              <w:rPr>
                <w:ins w:id="1779" w:author="AdminKK" w:date="2017-09-25T16:32:00Z"/>
                <w:sz w:val="16"/>
                <w:szCs w:val="16"/>
              </w:rPr>
            </w:pPr>
            <w:ins w:id="1780" w:author="AdminKK" w:date="2017-09-25T17:07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81" w:author="AdminKK" w:date="2017-09-25T16:32:00Z"/>
                <w:sz w:val="16"/>
                <w:szCs w:val="16"/>
                <w:cs/>
              </w:rPr>
            </w:pPr>
            <w:ins w:id="1782" w:author="AdminKK" w:date="2017-09-25T16:32:00Z">
              <w:r>
                <w:rPr>
                  <w:rFonts w:hint="cs"/>
                  <w:sz w:val="16"/>
                  <w:szCs w:val="16"/>
                  <w:cs/>
                </w:rPr>
                <w:t>เบอร์โทรศัพท์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Pr="00540F05" w:rsidRDefault="00503C70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83" w:author="AdminKK" w:date="2017-09-25T16:32:00Z"/>
                <w:sz w:val="16"/>
                <w:szCs w:val="16"/>
              </w:rPr>
            </w:pPr>
            <w:ins w:id="1784" w:author="AdminKK" w:date="2017-09-25T16:32:00Z">
              <w:r>
                <w:rPr>
                  <w:sz w:val="16"/>
                  <w:szCs w:val="16"/>
                </w:rPr>
                <w:t>TB_M_CONTACT_PHONE.PHONE_NO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503C70" w:rsidRDefault="00503C70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785" w:author="AdminKK" w:date="2017-09-25T16:32:00Z"/>
                <w:sz w:val="16"/>
                <w:szCs w:val="16"/>
              </w:rPr>
            </w:pPr>
            <w:ins w:id="1786" w:author="AdminKK" w:date="2017-09-25T16:32:00Z">
              <w:r>
                <w:rPr>
                  <w:sz w:val="16"/>
                  <w:szCs w:val="16"/>
                </w:rPr>
                <w:t>Referenct to TB_M_CONTACT.CONTACT_ID= TB_M_CONTACT_PHONE.PHONE_NO</w:t>
              </w:r>
            </w:ins>
          </w:p>
        </w:tc>
      </w:tr>
    </w:tbl>
    <w:p w:rsidR="00F037F0" w:rsidRDefault="00F037F0">
      <w:pPr>
        <w:rPr>
          <w:ins w:id="1787" w:author="AdminKK" w:date="2017-09-25T14:28:00Z"/>
        </w:rPr>
        <w:pPrChange w:id="1788" w:author="AdminKK" w:date="2017-09-25T14:15:00Z">
          <w:pPr>
            <w:spacing w:after="0" w:line="240" w:lineRule="auto"/>
          </w:pPr>
        </w:pPrChange>
      </w:pPr>
    </w:p>
    <w:p w:rsidR="00F037F0" w:rsidRDefault="00F037F0">
      <w:pPr>
        <w:rPr>
          <w:ins w:id="1789" w:author="AdminKK" w:date="2017-09-25T14:28:00Z"/>
        </w:rPr>
      </w:pPr>
      <w:ins w:id="1790" w:author="AdminKK" w:date="2017-09-25T14:28:00Z">
        <w:r>
          <w:br w:type="page"/>
        </w:r>
      </w:ins>
    </w:p>
    <w:p w:rsidR="00F037F0" w:rsidRDefault="00F037F0">
      <w:pPr>
        <w:pStyle w:val="Heading3"/>
        <w:rPr>
          <w:ins w:id="1791" w:author="AdminKK" w:date="2017-09-25T14:29:00Z"/>
        </w:rPr>
        <w:pPrChange w:id="1792" w:author="AdminKK" w:date="2017-09-25T14:28:00Z">
          <w:pPr>
            <w:spacing w:after="0" w:line="240" w:lineRule="auto"/>
          </w:pPr>
        </w:pPrChange>
      </w:pPr>
      <w:ins w:id="1793" w:author="AdminKK" w:date="2017-09-25T14:28:00Z">
        <w:r>
          <w:lastRenderedPageBreak/>
          <w:t>2.2.3 Screen Actions</w:t>
        </w:r>
      </w:ins>
    </w:p>
    <w:p w:rsidR="00BD7D2D" w:rsidRDefault="00BD7D2D" w:rsidP="00BD7D2D">
      <w:pPr>
        <w:pStyle w:val="Heading4"/>
        <w:rPr>
          <w:ins w:id="1794" w:author="AdminKK" w:date="2017-09-25T14:29:00Z"/>
          <w:cs/>
        </w:rPr>
      </w:pPr>
      <w:ins w:id="1795" w:author="AdminKK" w:date="2017-09-25T14:29:00Z">
        <w:r>
          <w:t xml:space="preserve">Action </w:t>
        </w:r>
        <w:r>
          <w:rPr>
            <w:rFonts w:hint="cs"/>
            <w:cs/>
          </w:rPr>
          <w:t>โหลดหน้าจอ</w:t>
        </w:r>
      </w:ins>
    </w:p>
    <w:p w:rsidR="00BD7D2D" w:rsidRDefault="00432730">
      <w:pPr>
        <w:pStyle w:val="ListParagraph"/>
        <w:numPr>
          <w:ilvl w:val="0"/>
          <w:numId w:val="283"/>
        </w:numPr>
        <w:rPr>
          <w:ins w:id="1796" w:author="AdminKK" w:date="2017-09-25T14:29:00Z"/>
        </w:rPr>
        <w:pPrChange w:id="1797" w:author="AdminKK" w:date="2017-09-25T14:29:00Z">
          <w:pPr>
            <w:spacing w:after="0" w:line="240" w:lineRule="auto"/>
          </w:pPr>
        </w:pPrChange>
      </w:pPr>
      <w:ins w:id="1798" w:author="AdminKK" w:date="2017-09-25T14:29:00Z">
        <w:r>
          <w:rPr>
            <w:rFonts w:hint="cs"/>
            <w:cs/>
          </w:rPr>
          <w:t xml:space="preserve">ผู้ใช้คลิกปุ่ม </w:t>
        </w:r>
        <w:r>
          <w:t>New SR</w:t>
        </w:r>
      </w:ins>
    </w:p>
    <w:p w:rsidR="00432730" w:rsidRDefault="00432730">
      <w:pPr>
        <w:pStyle w:val="ListParagraph"/>
        <w:numPr>
          <w:ilvl w:val="0"/>
          <w:numId w:val="283"/>
        </w:numPr>
        <w:rPr>
          <w:ins w:id="1799" w:author="AdminKK" w:date="2017-09-25T14:31:00Z"/>
        </w:rPr>
        <w:pPrChange w:id="1800" w:author="AdminKK" w:date="2017-09-25T14:29:00Z">
          <w:pPr>
            <w:spacing w:after="0" w:line="240" w:lineRule="auto"/>
          </w:pPr>
        </w:pPrChange>
      </w:pPr>
      <w:ins w:id="1801" w:author="AdminKK" w:date="2017-09-25T14:30:00Z">
        <w:r>
          <w:rPr>
            <w:rFonts w:hint="cs"/>
            <w:cs/>
          </w:rPr>
          <w:t>ขั้นตอนการทำงาน</w:t>
        </w:r>
      </w:ins>
    </w:p>
    <w:p w:rsidR="00432730" w:rsidRDefault="00432730">
      <w:pPr>
        <w:pStyle w:val="ListParagraph"/>
        <w:numPr>
          <w:ilvl w:val="1"/>
          <w:numId w:val="283"/>
        </w:numPr>
        <w:rPr>
          <w:ins w:id="1802" w:author="AdminKK" w:date="2017-09-25T14:31:00Z"/>
        </w:rPr>
        <w:pPrChange w:id="1803" w:author="AdminKK" w:date="2017-09-25T14:31:00Z">
          <w:pPr>
            <w:spacing w:after="0" w:line="240" w:lineRule="auto"/>
          </w:pPr>
        </w:pPrChange>
      </w:pPr>
      <w:ins w:id="1804" w:author="AdminKK" w:date="2017-09-25T14:31:00Z">
        <w:r>
          <w:t>Target URL : ~</w:t>
        </w:r>
        <w:r>
          <w:rPr>
            <w:rFonts w:hint="cs"/>
            <w:cs/>
          </w:rPr>
          <w:t>/</w:t>
        </w:r>
        <w:r w:rsidRPr="00B75A2E">
          <w:t>ServiceRequest</w:t>
        </w:r>
        <w:r>
          <w:t>/Create</w:t>
        </w:r>
      </w:ins>
    </w:p>
    <w:p w:rsidR="00432730" w:rsidRDefault="00432730">
      <w:pPr>
        <w:pStyle w:val="ListParagraph"/>
        <w:numPr>
          <w:ilvl w:val="1"/>
          <w:numId w:val="283"/>
        </w:numPr>
        <w:rPr>
          <w:ins w:id="1805" w:author="AdminKK" w:date="2017-09-25T14:30:00Z"/>
        </w:rPr>
        <w:pPrChange w:id="1806" w:author="AdminKK" w:date="2017-09-25T14:31:00Z">
          <w:pPr>
            <w:spacing w:after="0" w:line="240" w:lineRule="auto"/>
          </w:pPr>
        </w:pPrChange>
      </w:pPr>
      <w:ins w:id="1807" w:author="AdminKK" w:date="2017-09-25T14:31:00Z">
        <w:r>
          <w:t>View : ~</w:t>
        </w:r>
        <w:r>
          <w:rPr>
            <w:rFonts w:hint="cs"/>
            <w:cs/>
          </w:rPr>
          <w:t>/</w:t>
        </w:r>
        <w:r>
          <w:t>View/ServiceRequest/Create.cshtml</w:t>
        </w:r>
      </w:ins>
    </w:p>
    <w:p w:rsidR="00432730" w:rsidRDefault="00432730">
      <w:pPr>
        <w:rPr>
          <w:ins w:id="1808" w:author="AdminKK" w:date="2017-09-25T14:32:00Z"/>
        </w:rPr>
        <w:pPrChange w:id="1809" w:author="AdminKK" w:date="2017-09-25T14:32:00Z">
          <w:pPr>
            <w:spacing w:after="0" w:line="240" w:lineRule="auto"/>
          </w:pPr>
        </w:pPrChange>
      </w:pPr>
    </w:p>
    <w:p w:rsidR="00432730" w:rsidRDefault="00432730" w:rsidP="00432730">
      <w:pPr>
        <w:pStyle w:val="Heading4"/>
        <w:rPr>
          <w:ins w:id="1810" w:author="AdminKK" w:date="2017-09-25T14:32:00Z"/>
        </w:rPr>
      </w:pPr>
      <w:ins w:id="1811" w:author="AdminKK" w:date="2017-09-25T14:32:00Z">
        <w:r>
          <w:t xml:space="preserve">Action </w:t>
        </w:r>
      </w:ins>
      <w:ins w:id="1812" w:author="AdminKK" w:date="2017-09-25T14:36:00Z">
        <w:r w:rsidR="00931D9C">
          <w:t>View Subscription Type</w:t>
        </w:r>
      </w:ins>
    </w:p>
    <w:p w:rsidR="00432730" w:rsidRDefault="00432730">
      <w:pPr>
        <w:pStyle w:val="ListParagraph"/>
        <w:numPr>
          <w:ilvl w:val="0"/>
          <w:numId w:val="284"/>
        </w:numPr>
        <w:rPr>
          <w:ins w:id="1813" w:author="AdminKK" w:date="2017-09-25T14:32:00Z"/>
        </w:rPr>
        <w:pPrChange w:id="1814" w:author="AdminKK" w:date="2017-09-25T14:32:00Z">
          <w:pPr>
            <w:pStyle w:val="Heading4"/>
          </w:pPr>
        </w:pPrChange>
      </w:pPr>
      <w:ins w:id="1815" w:author="AdminKK" w:date="2017-09-25T14:32:00Z">
        <w:r>
          <w:rPr>
            <w:rFonts w:hint="cs"/>
            <w:cs/>
          </w:rPr>
          <w:t>ขั้นตอนการทำงาน</w:t>
        </w:r>
      </w:ins>
    </w:p>
    <w:p w:rsidR="00432730" w:rsidRDefault="00432730">
      <w:pPr>
        <w:pStyle w:val="ListParagraph"/>
        <w:numPr>
          <w:ilvl w:val="0"/>
          <w:numId w:val="284"/>
        </w:numPr>
        <w:rPr>
          <w:ins w:id="1816" w:author="AdminKK" w:date="2017-09-25T14:33:00Z"/>
        </w:rPr>
        <w:pPrChange w:id="1817" w:author="AdminKK" w:date="2017-09-25T14:32:00Z">
          <w:pPr>
            <w:pStyle w:val="Heading4"/>
          </w:pPr>
        </w:pPrChange>
      </w:pPr>
      <w:ins w:id="1818" w:author="AdminKK" w:date="2017-09-25T14:33:00Z">
        <w:r>
          <w:rPr>
            <w:rFonts w:hint="cs"/>
            <w:cs/>
          </w:rPr>
          <w:t xml:space="preserve">ผู้ใช้คลิกปุ่ม </w:t>
        </w:r>
        <w:r w:rsidRPr="00D10889">
          <w:rPr>
            <w:noProof/>
          </w:rPr>
          <w:drawing>
            <wp:inline distT="0" distB="0" distL="0" distR="0" wp14:anchorId="29042359" wp14:editId="312D09F1">
              <wp:extent cx="171429" cy="180952"/>
              <wp:effectExtent l="0" t="0" r="63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29" cy="1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cs"/>
            <w:cs/>
          </w:rPr>
          <w:t xml:space="preserve"> จากหน้าจอ </w:t>
        </w:r>
        <w:r>
          <w:t>Subscription Type</w:t>
        </w:r>
      </w:ins>
    </w:p>
    <w:p w:rsidR="00432730" w:rsidRDefault="00432730">
      <w:pPr>
        <w:pStyle w:val="ListParagraph"/>
        <w:numPr>
          <w:ilvl w:val="0"/>
          <w:numId w:val="284"/>
        </w:numPr>
        <w:rPr>
          <w:ins w:id="1819" w:author="AdminKK" w:date="2017-09-25T14:34:00Z"/>
        </w:rPr>
        <w:pPrChange w:id="1820" w:author="AdminKK" w:date="2017-09-25T14:32:00Z">
          <w:pPr>
            <w:pStyle w:val="Heading4"/>
          </w:pPr>
        </w:pPrChange>
      </w:pPr>
      <w:ins w:id="1821" w:author="AdminKK" w:date="2017-09-25T14:33:00Z">
        <w:r>
          <w:rPr>
            <w:rFonts w:hint="cs"/>
            <w:cs/>
          </w:rPr>
          <w:t xml:space="preserve">แสดง </w:t>
        </w:r>
      </w:ins>
      <w:ins w:id="1822" w:author="AdminKK" w:date="2017-09-25T14:34:00Z">
        <w:r>
          <w:t>Search Customer</w:t>
        </w:r>
      </w:ins>
    </w:p>
    <w:p w:rsidR="00432730" w:rsidRDefault="00931D9C">
      <w:pPr>
        <w:pStyle w:val="ListParagraph"/>
        <w:numPr>
          <w:ilvl w:val="0"/>
          <w:numId w:val="284"/>
        </w:numPr>
        <w:rPr>
          <w:ins w:id="1823" w:author="AdminKK" w:date="2017-09-25T14:35:00Z"/>
        </w:rPr>
        <w:pPrChange w:id="1824" w:author="AdminKK" w:date="2017-09-25T14:32:00Z">
          <w:pPr>
            <w:pStyle w:val="Heading4"/>
          </w:pPr>
        </w:pPrChange>
      </w:pPr>
      <w:ins w:id="1825" w:author="AdminKK" w:date="2017-09-25T14:35:00Z">
        <w:r>
          <w:rPr>
            <w:rFonts w:hint="cs"/>
            <w:cs/>
          </w:rPr>
          <w:t xml:space="preserve">แสดงค่าเริ่มต้นรายละเอียดตาม 1.1.2 </w:t>
        </w:r>
        <w:r>
          <w:t xml:space="preserve">Screen Design </w:t>
        </w:r>
        <w:r>
          <w:rPr>
            <w:rFonts w:hint="cs"/>
            <w:cs/>
          </w:rPr>
          <w:t>หน้าที่ 4</w:t>
        </w:r>
      </w:ins>
    </w:p>
    <w:p w:rsidR="00931D9C" w:rsidRPr="00F37BAC" w:rsidRDefault="00931D9C">
      <w:pPr>
        <w:rPr>
          <w:ins w:id="1826" w:author="AdminKK" w:date="2017-09-25T14:32:00Z"/>
        </w:rPr>
        <w:pPrChange w:id="1827" w:author="AdminKK" w:date="2017-09-25T14:36:00Z">
          <w:pPr>
            <w:pStyle w:val="Heading4"/>
          </w:pPr>
        </w:pPrChange>
      </w:pPr>
    </w:p>
    <w:p w:rsidR="00931D9C" w:rsidRDefault="00931D9C" w:rsidP="00931D9C">
      <w:pPr>
        <w:pStyle w:val="Heading4"/>
        <w:rPr>
          <w:ins w:id="1828" w:author="AdminKK" w:date="2017-09-25T14:37:00Z"/>
        </w:rPr>
      </w:pPr>
      <w:ins w:id="1829" w:author="AdminKK" w:date="2017-09-25T14:36:00Z">
        <w:r>
          <w:t xml:space="preserve">Action : </w:t>
        </w:r>
        <w:r>
          <w:rPr>
            <w:rFonts w:hint="cs"/>
            <w:cs/>
          </w:rPr>
          <w:t>ค้นหา</w:t>
        </w:r>
        <w:r>
          <w:t xml:space="preserve"> Customer</w:t>
        </w:r>
      </w:ins>
    </w:p>
    <w:p w:rsidR="00931D9C" w:rsidRPr="00F37BAC" w:rsidRDefault="00931D9C">
      <w:pPr>
        <w:rPr>
          <w:ins w:id="1830" w:author="AdminKK" w:date="2017-09-25T14:36:00Z"/>
        </w:rPr>
        <w:pPrChange w:id="1831" w:author="AdminKK" w:date="2017-09-25T14:37:00Z">
          <w:pPr>
            <w:pStyle w:val="Heading4"/>
          </w:pPr>
        </w:pPrChange>
      </w:pPr>
      <w:ins w:id="1832" w:author="AdminKK" w:date="2017-09-25T14:37:00Z">
        <w:r>
          <w:tab/>
        </w:r>
        <w:r>
          <w:rPr>
            <w:rFonts w:hint="cs"/>
            <w:cs/>
          </w:rPr>
          <w:t xml:space="preserve">รายละเอียดการค้นหาตาม 1.1.3 </w:t>
        </w:r>
        <w:r>
          <w:t xml:space="preserve">Screen Action </w:t>
        </w:r>
        <w:r>
          <w:rPr>
            <w:rFonts w:hint="cs"/>
            <w:cs/>
          </w:rPr>
          <w:t>หน้าที่ 5</w:t>
        </w:r>
      </w:ins>
    </w:p>
    <w:p w:rsidR="00432730" w:rsidRDefault="00432730">
      <w:pPr>
        <w:rPr>
          <w:ins w:id="1833" w:author="AdminKK" w:date="2017-09-25T14:37:00Z"/>
        </w:rPr>
        <w:pPrChange w:id="1834" w:author="AdminKK" w:date="2017-09-25T14:32:00Z">
          <w:pPr>
            <w:spacing w:after="0" w:line="240" w:lineRule="auto"/>
          </w:pPr>
        </w:pPrChange>
      </w:pPr>
    </w:p>
    <w:p w:rsidR="00931D9C" w:rsidRDefault="00931D9C" w:rsidP="00931D9C">
      <w:pPr>
        <w:pStyle w:val="Heading4"/>
        <w:rPr>
          <w:ins w:id="1835" w:author="AdminKK" w:date="2017-09-25T14:37:00Z"/>
        </w:rPr>
      </w:pPr>
      <w:ins w:id="1836" w:author="AdminKK" w:date="2017-09-25T14:37:00Z">
        <w:r>
          <w:t xml:space="preserve">Action : </w:t>
        </w:r>
      </w:ins>
      <w:ins w:id="1837" w:author="AdminKK" w:date="2017-09-25T14:38:00Z">
        <w:r>
          <w:rPr>
            <w:rFonts w:hint="cs"/>
            <w:cs/>
          </w:rPr>
          <w:t>เลือก</w:t>
        </w:r>
      </w:ins>
      <w:ins w:id="1838" w:author="AdminKK" w:date="2017-09-25T14:37:00Z">
        <w:r>
          <w:t xml:space="preserve"> Customer</w:t>
        </w:r>
      </w:ins>
    </w:p>
    <w:p w:rsidR="00931D9C" w:rsidRDefault="00931D9C">
      <w:pPr>
        <w:pStyle w:val="ListParagraph"/>
        <w:numPr>
          <w:ilvl w:val="0"/>
          <w:numId w:val="285"/>
        </w:numPr>
        <w:rPr>
          <w:ins w:id="1839" w:author="AdminKK" w:date="2017-09-25T14:38:00Z"/>
        </w:rPr>
        <w:pPrChange w:id="1840" w:author="AdminKK" w:date="2017-09-25T14:38:00Z">
          <w:pPr>
            <w:spacing w:after="0" w:line="240" w:lineRule="auto"/>
          </w:pPr>
        </w:pPrChange>
      </w:pPr>
      <w:ins w:id="1841" w:author="AdminKK" w:date="2017-09-25T14:38:00Z">
        <w:r>
          <w:rPr>
            <w:rFonts w:hint="cs"/>
            <w:cs/>
          </w:rPr>
          <w:t>ขั้นตอนการทำงาน</w:t>
        </w:r>
      </w:ins>
    </w:p>
    <w:p w:rsidR="00931D9C" w:rsidRDefault="00931D9C">
      <w:pPr>
        <w:pStyle w:val="ListParagraph"/>
        <w:numPr>
          <w:ilvl w:val="1"/>
          <w:numId w:val="285"/>
        </w:numPr>
        <w:rPr>
          <w:ins w:id="1842" w:author="AdminKK" w:date="2017-09-25T14:38:00Z"/>
        </w:rPr>
        <w:pPrChange w:id="1843" w:author="AdminKK" w:date="2017-09-25T14:38:00Z">
          <w:pPr>
            <w:spacing w:after="0" w:line="240" w:lineRule="auto"/>
          </w:pPr>
        </w:pPrChange>
      </w:pPr>
      <w:ins w:id="1844" w:author="AdminKK" w:date="2017-09-25T14:38:00Z">
        <w:r>
          <w:rPr>
            <w:rFonts w:hint="cs"/>
            <w:cs/>
          </w:rPr>
          <w:t xml:space="preserve">ผู้ใช้ใส่เงื่อนไขและคลิกปุ่ม </w:t>
        </w:r>
        <w:r>
          <w:t>Search</w:t>
        </w:r>
      </w:ins>
    </w:p>
    <w:p w:rsidR="00931D9C" w:rsidRDefault="00931D9C">
      <w:pPr>
        <w:pStyle w:val="ListParagraph"/>
        <w:numPr>
          <w:ilvl w:val="1"/>
          <w:numId w:val="285"/>
        </w:numPr>
        <w:rPr>
          <w:ins w:id="1845" w:author="AdminKK" w:date="2017-09-25T14:39:00Z"/>
        </w:rPr>
        <w:pPrChange w:id="1846" w:author="AdminKK" w:date="2017-09-25T14:38:00Z">
          <w:pPr>
            <w:spacing w:after="0" w:line="240" w:lineRule="auto"/>
          </w:pPr>
        </w:pPrChange>
      </w:pPr>
      <w:ins w:id="1847" w:author="AdminKK" w:date="2017-09-25T14:39:00Z">
        <w:r>
          <w:rPr>
            <w:rFonts w:hint="cs"/>
            <w:cs/>
          </w:rPr>
          <w:t xml:space="preserve">แสดงผลการค้นหา รายละเอียดตาม 1.1.3 </w:t>
        </w:r>
        <w:r>
          <w:t xml:space="preserve">Screen Action </w:t>
        </w:r>
        <w:r>
          <w:rPr>
            <w:rFonts w:hint="cs"/>
            <w:cs/>
          </w:rPr>
          <w:t>หน้าที่ 5</w:t>
        </w:r>
      </w:ins>
    </w:p>
    <w:p w:rsidR="00931D9C" w:rsidRDefault="00931D9C">
      <w:pPr>
        <w:pStyle w:val="ListParagraph"/>
        <w:numPr>
          <w:ilvl w:val="1"/>
          <w:numId w:val="285"/>
        </w:numPr>
        <w:rPr>
          <w:ins w:id="1848" w:author="AdminKK" w:date="2017-09-25T14:39:00Z"/>
        </w:rPr>
        <w:pPrChange w:id="1849" w:author="AdminKK" w:date="2017-09-25T14:38:00Z">
          <w:pPr>
            <w:spacing w:after="0" w:line="240" w:lineRule="auto"/>
          </w:pPr>
        </w:pPrChange>
      </w:pPr>
      <w:ins w:id="1850" w:author="AdminKK" w:date="2017-09-25T14:39:00Z">
        <w:r>
          <w:rPr>
            <w:rFonts w:hint="cs"/>
            <w:cs/>
          </w:rPr>
          <w:t>ผู้ใช้คลิกปุ่ม เลือก</w:t>
        </w:r>
      </w:ins>
    </w:p>
    <w:p w:rsidR="00FC2B6E" w:rsidRDefault="00FC2B6E">
      <w:pPr>
        <w:pStyle w:val="ListParagraph"/>
        <w:numPr>
          <w:ilvl w:val="2"/>
          <w:numId w:val="285"/>
        </w:numPr>
        <w:rPr>
          <w:ins w:id="1851" w:author="AdminKK" w:date="2017-09-25T14:41:00Z"/>
        </w:rPr>
        <w:pPrChange w:id="1852" w:author="AdminKK" w:date="2017-09-25T14:41:00Z">
          <w:pPr>
            <w:spacing w:after="0" w:line="240" w:lineRule="auto"/>
          </w:pPr>
        </w:pPrChange>
      </w:pPr>
      <w:ins w:id="1853" w:author="AdminKK" w:date="2017-09-25T14:41:00Z">
        <w:r>
          <w:t>Call Webservice</w:t>
        </w:r>
      </w:ins>
      <w:ins w:id="1854" w:author="AdminKK" w:date="2017-09-25T14:56:00Z">
        <w:r w:rsidR="009370D8">
          <w:rPr>
            <w:rFonts w:eastAsiaTheme="minorHAnsi"/>
            <w:color w:val="FF0000"/>
            <w:sz w:val="18"/>
            <w:szCs w:val="18"/>
          </w:rPr>
          <w:t xml:space="preserve"> </w:t>
        </w:r>
      </w:ins>
      <w:ins w:id="1855" w:author="AdminKK" w:date="2017-09-25T14:42:00Z">
        <w:r w:rsidRPr="009370D8">
          <w:rPr>
            <w:rFonts w:eastAsiaTheme="minorHAnsi"/>
            <w:color w:val="FF0000"/>
            <w:sz w:val="18"/>
            <w:szCs w:val="18"/>
          </w:rPr>
          <w:t xml:space="preserve">InquiryCustomerByInformation </w:t>
        </w:r>
      </w:ins>
    </w:p>
    <w:p w:rsidR="00FC2B6E" w:rsidRDefault="00FC2B6E">
      <w:pPr>
        <w:pStyle w:val="ListParagraph"/>
        <w:numPr>
          <w:ilvl w:val="2"/>
          <w:numId w:val="285"/>
        </w:numPr>
        <w:rPr>
          <w:ins w:id="1856" w:author="AdminKK" w:date="2017-09-25T14:41:00Z"/>
        </w:rPr>
        <w:pPrChange w:id="1857" w:author="AdminKK" w:date="2017-09-25T14:39:00Z">
          <w:pPr>
            <w:spacing w:after="0" w:line="240" w:lineRule="auto"/>
          </w:pPr>
        </w:pPrChange>
      </w:pPr>
      <w:ins w:id="1858" w:author="AdminKK" w:date="2017-09-25T14:41:00Z">
        <w:r>
          <w:t>Parameter</w:t>
        </w:r>
      </w:ins>
      <w:ins w:id="1859" w:author="AdminKK" w:date="2017-09-25T14:42:00Z">
        <w:r>
          <w:t>s : CustomerNumber</w:t>
        </w:r>
      </w:ins>
    </w:p>
    <w:p w:rsidR="00FC2B6E" w:rsidRDefault="00FC2B6E">
      <w:pPr>
        <w:pStyle w:val="ListParagraph"/>
        <w:numPr>
          <w:ilvl w:val="0"/>
          <w:numId w:val="285"/>
        </w:numPr>
        <w:rPr>
          <w:ins w:id="1860" w:author="AdminKK" w:date="2017-09-25T14:41:00Z"/>
        </w:rPr>
        <w:pPrChange w:id="1861" w:author="AdminKK" w:date="2017-09-25T14:55:00Z">
          <w:pPr>
            <w:spacing w:after="0" w:line="240" w:lineRule="auto"/>
          </w:pPr>
        </w:pPrChange>
      </w:pPr>
      <w:ins w:id="1862" w:author="AdminKK" w:date="2017-09-25T14:42:00Z">
        <w:r>
          <w:rPr>
            <w:rFonts w:hint="cs"/>
            <w:cs/>
          </w:rPr>
          <w:t>แสดงข้อมูล</w:t>
        </w:r>
      </w:ins>
      <w:ins w:id="1863" w:author="AdminKK" w:date="2017-09-25T14:56:00Z">
        <w:r w:rsidR="009370D8">
          <w:rPr>
            <w:rFonts w:hint="cs"/>
            <w:cs/>
          </w:rPr>
          <w:t xml:space="preserve">ใน </w:t>
        </w:r>
        <w:r w:rsidR="009370D8">
          <w:t xml:space="preserve">Section Customer Profile Information </w:t>
        </w:r>
      </w:ins>
      <w:ins w:id="1864" w:author="AdminKK" w:date="2017-09-25T14:42:00Z">
        <w:r>
          <w:rPr>
            <w:rFonts w:hint="cs"/>
            <w:cs/>
          </w:rPr>
          <w:t>รายละเอียดดังนี้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4"/>
        <w:gridCol w:w="2216"/>
        <w:gridCol w:w="2976"/>
        <w:gridCol w:w="3940"/>
      </w:tblGrid>
      <w:tr w:rsidR="00FC2B6E" w:rsidTr="00960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1865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B6E" w:rsidRDefault="00FC2B6E" w:rsidP="00960003">
            <w:pPr>
              <w:pStyle w:val="TableHeader"/>
              <w:rPr>
                <w:ins w:id="1866" w:author="AdminKK" w:date="2017-09-25T14:41:00Z"/>
              </w:rPr>
            </w:pPr>
            <w:ins w:id="1867" w:author="AdminKK" w:date="2017-09-25T14:41:00Z">
              <w:r>
                <w:t>#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B6E" w:rsidRDefault="00FC2B6E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868" w:author="AdminKK" w:date="2017-09-25T14:41:00Z"/>
              </w:rPr>
            </w:pPr>
            <w:ins w:id="1869" w:author="AdminKK" w:date="2017-09-25T14:41:00Z">
              <w:r>
                <w:t>Field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B6E" w:rsidRDefault="00FC2B6E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870" w:author="AdminKK" w:date="2017-09-25T14:41:00Z"/>
              </w:rPr>
            </w:pPr>
            <w:ins w:id="1871" w:author="AdminKK" w:date="2017-09-25T14:41:00Z">
              <w:r>
                <w:t>Description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B6E" w:rsidRDefault="00FC2B6E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872" w:author="AdminKK" w:date="2017-09-25T14:41:00Z"/>
              </w:rPr>
            </w:pPr>
            <w:ins w:id="1873" w:author="AdminKK" w:date="2017-09-25T14:41:00Z">
              <w:r>
                <w:t>Remark</w:t>
              </w:r>
            </w:ins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874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875" w:author="AdminKK" w:date="2017-09-25T14:41:00Z"/>
                <w:sz w:val="16"/>
                <w:szCs w:val="16"/>
              </w:rPr>
            </w:pPr>
            <w:ins w:id="1876" w:author="AdminKK" w:date="2017-09-25T14:41:00Z">
              <w:r w:rsidRPr="008C6BF1">
                <w:rPr>
                  <w:sz w:val="16"/>
                  <w:szCs w:val="16"/>
                </w:rPr>
                <w:t>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C2B6E" w:rsidRPr="008C6BF1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77" w:author="AdminKK" w:date="2017-09-25T14:41:00Z"/>
                <w:sz w:val="16"/>
                <w:szCs w:val="16"/>
              </w:rPr>
            </w:pPr>
            <w:ins w:id="1878" w:author="AdminKK" w:date="2017-09-25T14:41:00Z">
              <w:r>
                <w:rPr>
                  <w:sz w:val="16"/>
                  <w:szCs w:val="16"/>
                </w:rPr>
                <w:t>Subscription Type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C2B6E" w:rsidRPr="008C6BF1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79" w:author="AdminKK" w:date="2017-09-25T14:41:00Z"/>
                <w:sz w:val="16"/>
                <w:szCs w:val="16"/>
              </w:rPr>
            </w:pPr>
            <w:ins w:id="1880" w:author="AdminKK" w:date="2017-09-25T14:43:00Z">
              <w:r>
                <w:rPr>
                  <w:sz w:val="16"/>
                  <w:szCs w:val="16"/>
                </w:rPr>
                <w:t>IDTypeCode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81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882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883" w:author="AdminKK" w:date="2017-09-25T14:41:00Z"/>
                <w:sz w:val="16"/>
                <w:szCs w:val="16"/>
              </w:rPr>
            </w:pPr>
            <w:ins w:id="1884" w:author="AdminKK" w:date="2017-09-25T14:41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885" w:author="AdminKK" w:date="2017-09-25T14:41:00Z"/>
                <w:sz w:val="16"/>
                <w:szCs w:val="16"/>
                <w:cs/>
              </w:rPr>
            </w:pPr>
            <w:ins w:id="1886" w:author="AdminKK" w:date="2017-09-25T14:41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887" w:author="AdminKK" w:date="2017-09-25T14:41:00Z"/>
                <w:sz w:val="16"/>
                <w:szCs w:val="16"/>
              </w:rPr>
            </w:pPr>
            <w:ins w:id="1888" w:author="AdminKK" w:date="2017-09-25T14:43:00Z">
              <w:r>
                <w:rPr>
                  <w:sz w:val="16"/>
                  <w:szCs w:val="16"/>
                </w:rPr>
                <w:t>IDNumber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889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890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891" w:author="AdminKK" w:date="2017-09-25T14:41:00Z"/>
                <w:sz w:val="16"/>
                <w:szCs w:val="16"/>
              </w:rPr>
            </w:pPr>
            <w:ins w:id="1892" w:author="AdminKK" w:date="2017-09-25T14:41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93" w:author="AdminKK" w:date="2017-09-25T14:41:00Z"/>
                <w:sz w:val="16"/>
                <w:szCs w:val="16"/>
                <w:cs/>
              </w:rPr>
            </w:pPr>
            <w:ins w:id="1894" w:author="AdminKK" w:date="2017-09-25T14:41:00Z">
              <w:r>
                <w:rPr>
                  <w:rFonts w:hint="cs"/>
                  <w:sz w:val="16"/>
                  <w:szCs w:val="16"/>
                  <w:cs/>
                </w:rPr>
                <w:t>วันเกิด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95" w:author="AdminKK" w:date="2017-09-25T14:41:00Z"/>
                <w:sz w:val="16"/>
                <w:szCs w:val="16"/>
              </w:rPr>
            </w:pPr>
            <w:ins w:id="1896" w:author="AdminKK" w:date="2017-09-25T14:44:00Z">
              <w:r>
                <w:t>BirthDate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97" w:author="AdminKK" w:date="2017-09-25T14:41:00Z"/>
                <w:sz w:val="16"/>
                <w:szCs w:val="16"/>
              </w:rPr>
            </w:pPr>
            <w:ins w:id="1898" w:author="AdminKK" w:date="2017-09-25T14:41:00Z">
              <w:r w:rsidRPr="00C341F3">
                <w:rPr>
                  <w:sz w:val="16"/>
                  <w:szCs w:val="16"/>
                </w:rPr>
                <w:t xml:space="preserve">Format </w:t>
              </w:r>
              <w:r w:rsidRPr="00C341F3">
                <w:rPr>
                  <w:rFonts w:hint="cs"/>
                  <w:sz w:val="16"/>
                  <w:szCs w:val="16"/>
                  <w:cs/>
                </w:rPr>
                <w:t xml:space="preserve">เป็น </w:t>
              </w:r>
              <w:r w:rsidRPr="00C341F3">
                <w:rPr>
                  <w:sz w:val="16"/>
                  <w:szCs w:val="16"/>
                </w:rPr>
                <w:t>dd/MM/YYYY</w:t>
              </w:r>
            </w:ins>
          </w:p>
        </w:tc>
      </w:tr>
      <w:tr w:rsidR="00FC2B6E" w:rsidRPr="00C341F3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899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00" w:author="AdminKK" w:date="2017-09-25T14:41:00Z"/>
                <w:sz w:val="16"/>
                <w:szCs w:val="16"/>
              </w:rPr>
            </w:pPr>
            <w:ins w:id="1901" w:author="AdminKK" w:date="2017-09-25T14:41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02" w:author="AdminKK" w:date="2017-09-25T14:41:00Z"/>
                <w:sz w:val="16"/>
                <w:szCs w:val="16"/>
                <w:cs/>
              </w:rPr>
            </w:pPr>
            <w:ins w:id="1903" w:author="AdminKK" w:date="2017-09-25T14:41:00Z">
              <w:r>
                <w:rPr>
                  <w:rFonts w:hint="cs"/>
                  <w:sz w:val="16"/>
                  <w:szCs w:val="16"/>
                  <w:cs/>
                </w:rPr>
                <w:t>คำนำหน้า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04" w:author="AdminKK" w:date="2017-09-25T14:41:00Z"/>
                <w:sz w:val="16"/>
                <w:szCs w:val="16"/>
              </w:rPr>
            </w:pPr>
            <w:ins w:id="1905" w:author="AdminKK" w:date="2017-09-25T14:44:00Z">
              <w:r>
                <w:t>Title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06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907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08" w:author="AdminKK" w:date="2017-09-25T14:41:00Z"/>
                <w:sz w:val="16"/>
                <w:szCs w:val="16"/>
              </w:rPr>
            </w:pPr>
            <w:ins w:id="1909" w:author="AdminKK" w:date="2017-09-25T14:41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0" w:author="AdminKK" w:date="2017-09-25T14:41:00Z"/>
                <w:sz w:val="16"/>
                <w:szCs w:val="16"/>
                <w:cs/>
              </w:rPr>
            </w:pPr>
            <w:ins w:id="1911" w:author="AdminKK" w:date="2017-09-25T14:41:00Z">
              <w:r>
                <w:rPr>
                  <w:rFonts w:hint="cs"/>
                  <w:sz w:val="16"/>
                  <w:szCs w:val="16"/>
                  <w:cs/>
                </w:rPr>
                <w:t>ชื่อลูกค้า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2" w:author="AdminKK" w:date="2017-09-25T14:41:00Z"/>
                <w:sz w:val="16"/>
                <w:szCs w:val="16"/>
              </w:rPr>
            </w:pPr>
            <w:ins w:id="1913" w:author="AdminKK" w:date="2017-09-25T14:45:00Z">
              <w:r>
                <w:t>PrimaryName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4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915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16" w:author="AdminKK" w:date="2017-09-25T14:41:00Z"/>
                <w:sz w:val="16"/>
                <w:szCs w:val="16"/>
              </w:rPr>
            </w:pPr>
            <w:ins w:id="1917" w:author="AdminKK" w:date="2017-09-25T14:41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18" w:author="AdminKK" w:date="2017-09-25T14:41:00Z"/>
                <w:sz w:val="16"/>
                <w:szCs w:val="16"/>
                <w:cs/>
              </w:rPr>
            </w:pPr>
            <w:ins w:id="1919" w:author="AdminKK" w:date="2017-09-25T14:41:00Z">
              <w:r>
                <w:rPr>
                  <w:rFonts w:hint="cs"/>
                  <w:sz w:val="16"/>
                  <w:szCs w:val="16"/>
                  <w:cs/>
                </w:rPr>
                <w:t>นามสกุลลูกค้า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20" w:author="AdminKK" w:date="2017-09-25T14:41:00Z"/>
                <w:sz w:val="16"/>
                <w:szCs w:val="16"/>
              </w:rPr>
            </w:pPr>
            <w:ins w:id="1921" w:author="AdminKK" w:date="2017-09-25T14:45:00Z">
              <w:r>
                <w:t>PrimaryLastName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22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923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24" w:author="AdminKK" w:date="2017-09-25T14:41:00Z"/>
                <w:sz w:val="16"/>
                <w:szCs w:val="16"/>
              </w:rPr>
            </w:pPr>
            <w:ins w:id="1925" w:author="AdminKK" w:date="2017-09-25T14:41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26" w:author="AdminKK" w:date="2017-09-25T14:41:00Z"/>
                <w:sz w:val="16"/>
                <w:szCs w:val="16"/>
              </w:rPr>
            </w:pPr>
            <w:ins w:id="1927" w:author="AdminKK" w:date="2017-09-25T14:41:00Z">
              <w:r>
                <w:rPr>
                  <w:sz w:val="16"/>
                  <w:szCs w:val="16"/>
                </w:rPr>
                <w:t>Title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28" w:author="AdminKK" w:date="2017-09-25T14:41:00Z"/>
                <w:sz w:val="16"/>
                <w:szCs w:val="16"/>
              </w:rPr>
            </w:pPr>
            <w:ins w:id="1929" w:author="AdminKK" w:date="2017-09-25T14:45:00Z">
              <w:r>
                <w:t>AlternateTitle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30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931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32" w:author="AdminKK" w:date="2017-09-25T14:41:00Z"/>
                <w:sz w:val="16"/>
                <w:szCs w:val="16"/>
              </w:rPr>
            </w:pPr>
            <w:ins w:id="1933" w:author="AdminKK" w:date="2017-09-25T14:41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34" w:author="AdminKK" w:date="2017-09-25T14:41:00Z"/>
                <w:sz w:val="16"/>
                <w:szCs w:val="16"/>
              </w:rPr>
            </w:pPr>
            <w:ins w:id="1935" w:author="AdminKK" w:date="2017-09-25T14:41:00Z">
              <w:r>
                <w:rPr>
                  <w:sz w:val="16"/>
                  <w:szCs w:val="16"/>
                </w:rPr>
                <w:t>First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36" w:author="AdminKK" w:date="2017-09-25T14:41:00Z"/>
                <w:sz w:val="16"/>
                <w:szCs w:val="16"/>
              </w:rPr>
            </w:pPr>
            <w:ins w:id="1937" w:author="AdminKK" w:date="2017-09-25T14:45:00Z">
              <w:r>
                <w:t>AlternateFirstName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38" w:author="AdminKK" w:date="2017-09-25T14:41:00Z"/>
                <w:sz w:val="16"/>
                <w:szCs w:val="16"/>
              </w:rPr>
            </w:pPr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939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1940" w:author="AdminKK" w:date="2017-09-25T14:41:00Z"/>
                <w:sz w:val="16"/>
                <w:szCs w:val="16"/>
              </w:rPr>
            </w:pPr>
            <w:ins w:id="1941" w:author="AdminKK" w:date="2017-09-25T14:41:00Z">
              <w:r>
                <w:rPr>
                  <w:sz w:val="16"/>
                  <w:szCs w:val="16"/>
                </w:rPr>
                <w:t>9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42" w:author="AdminKK" w:date="2017-09-25T14:41:00Z"/>
                <w:sz w:val="16"/>
                <w:szCs w:val="16"/>
              </w:rPr>
            </w:pPr>
            <w:ins w:id="1943" w:author="AdminKK" w:date="2017-09-25T14:41:00Z">
              <w:r>
                <w:rPr>
                  <w:sz w:val="16"/>
                  <w:szCs w:val="16"/>
                </w:rPr>
                <w:t>Last Name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Del="00095872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44" w:author="AdminKK" w:date="2017-09-25T14:41:00Z"/>
                <w:sz w:val="16"/>
                <w:szCs w:val="16"/>
              </w:rPr>
            </w:pPr>
            <w:ins w:id="1945" w:author="AdminKK" w:date="2017-09-25T14:45:00Z">
              <w:r>
                <w:t>AlternateLastName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46" w:author="AdminKK" w:date="2017-09-25T14:41:00Z"/>
                <w:sz w:val="16"/>
                <w:szCs w:val="16"/>
              </w:rPr>
            </w:pPr>
          </w:p>
        </w:tc>
      </w:tr>
      <w:tr w:rsidR="009370D8" w:rsidRPr="009370D8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947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rPr>
                <w:ins w:id="1948" w:author="AdminKK" w:date="2017-09-25T14:41:00Z"/>
                <w:color w:val="FF0000"/>
                <w:sz w:val="16"/>
                <w:szCs w:val="16"/>
                <w:rPrChange w:id="1949" w:author="AdminKK" w:date="2017-09-25T14:53:00Z">
                  <w:rPr>
                    <w:ins w:id="1950" w:author="AdminKK" w:date="2017-09-25T14:41:00Z"/>
                    <w:sz w:val="16"/>
                    <w:szCs w:val="16"/>
                  </w:rPr>
                </w:rPrChange>
              </w:rPr>
            </w:pPr>
            <w:ins w:id="1951" w:author="AdminKK" w:date="2017-09-25T14:41:00Z">
              <w:r w:rsidRPr="009370D8">
                <w:rPr>
                  <w:color w:val="FF0000"/>
                  <w:sz w:val="16"/>
                  <w:szCs w:val="16"/>
                  <w:rPrChange w:id="1952" w:author="AdminKK" w:date="2017-09-25T14:53:00Z">
                    <w:rPr>
                      <w:rFonts w:eastAsia="Tahoma"/>
                      <w:sz w:val="16"/>
                      <w:szCs w:val="16"/>
                    </w:rPr>
                  </w:rPrChange>
                </w:rPr>
                <w:t>10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53" w:author="AdminKK" w:date="2017-09-25T14:41:00Z"/>
                <w:color w:val="FF0000"/>
                <w:sz w:val="16"/>
                <w:szCs w:val="16"/>
                <w:rPrChange w:id="1954" w:author="AdminKK" w:date="2017-09-25T14:53:00Z">
                  <w:rPr>
                    <w:ins w:id="1955" w:author="AdminKK" w:date="2017-09-25T14:41:00Z"/>
                    <w:sz w:val="16"/>
                    <w:szCs w:val="16"/>
                  </w:rPr>
                </w:rPrChange>
              </w:rPr>
            </w:pPr>
            <w:ins w:id="1956" w:author="AdminKK" w:date="2017-09-25T14:41:00Z">
              <w:r w:rsidRPr="009370D8">
                <w:rPr>
                  <w:rFonts w:hint="eastAsia"/>
                  <w:color w:val="FF0000"/>
                  <w:sz w:val="16"/>
                  <w:szCs w:val="16"/>
                  <w:cs/>
                  <w:rPrChange w:id="1957" w:author="AdminKK" w:date="2017-09-25T14:53:00Z">
                    <w:rPr>
                      <w:rFonts w:eastAsia="Tahoma" w:hint="eastAsia"/>
                      <w:sz w:val="16"/>
                      <w:szCs w:val="16"/>
                      <w:cs/>
                    </w:rPr>
                  </w:rPrChange>
                </w:rPr>
                <w:t>เบอร์โทรศัพท์</w:t>
              </w:r>
              <w:r w:rsidRPr="009370D8">
                <w:rPr>
                  <w:color w:val="FF0000"/>
                  <w:sz w:val="16"/>
                  <w:szCs w:val="16"/>
                  <w:rPrChange w:id="1958" w:author="AdminKK" w:date="2017-09-25T14:53:00Z">
                    <w:rPr>
                      <w:rFonts w:eastAsia="Tahoma"/>
                      <w:sz w:val="16"/>
                      <w:szCs w:val="16"/>
                    </w:rPr>
                  </w:rPrChange>
                </w:rPr>
                <w:t>#1, #2, #3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Del="00095872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59" w:author="AdminKK" w:date="2017-09-25T14:41:00Z"/>
                <w:color w:val="FF0000"/>
                <w:sz w:val="16"/>
                <w:szCs w:val="16"/>
                <w:rPrChange w:id="1960" w:author="AdminKK" w:date="2017-09-25T14:53:00Z">
                  <w:rPr>
                    <w:ins w:id="1961" w:author="AdminKK" w:date="2017-09-25T14:41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62" w:author="AdminKK" w:date="2017-09-25T14:41:00Z"/>
                <w:color w:val="FF0000"/>
                <w:sz w:val="16"/>
                <w:szCs w:val="16"/>
                <w:rPrChange w:id="1963" w:author="AdminKK" w:date="2017-09-25T14:53:00Z">
                  <w:rPr>
                    <w:ins w:id="1964" w:author="AdminKK" w:date="2017-09-25T14:41:00Z"/>
                    <w:sz w:val="16"/>
                    <w:szCs w:val="16"/>
                  </w:rPr>
                </w:rPrChange>
              </w:rPr>
            </w:pPr>
          </w:p>
        </w:tc>
      </w:tr>
      <w:tr w:rsidR="009370D8" w:rsidRPr="009370D8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965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rPr>
                <w:ins w:id="1966" w:author="AdminKK" w:date="2017-09-25T14:41:00Z"/>
                <w:color w:val="FF0000"/>
                <w:sz w:val="16"/>
                <w:szCs w:val="16"/>
                <w:rPrChange w:id="1967" w:author="AdminKK" w:date="2017-09-25T14:53:00Z">
                  <w:rPr>
                    <w:ins w:id="1968" w:author="AdminKK" w:date="2017-09-25T14:41:00Z"/>
                    <w:sz w:val="16"/>
                    <w:szCs w:val="16"/>
                  </w:rPr>
                </w:rPrChange>
              </w:rPr>
            </w:pPr>
            <w:ins w:id="1969" w:author="AdminKK" w:date="2017-09-25T14:41:00Z">
              <w:r w:rsidRPr="009370D8">
                <w:rPr>
                  <w:color w:val="FF0000"/>
                  <w:sz w:val="16"/>
                  <w:szCs w:val="16"/>
                  <w:rPrChange w:id="1970" w:author="AdminKK" w:date="2017-09-25T14:53:00Z">
                    <w:rPr>
                      <w:rFonts w:eastAsia="Tahoma"/>
                      <w:sz w:val="16"/>
                      <w:szCs w:val="16"/>
                    </w:rPr>
                  </w:rPrChange>
                </w:rPr>
                <w:lastRenderedPageBreak/>
                <w:t>11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1" w:author="AdminKK" w:date="2017-09-25T14:41:00Z"/>
                <w:color w:val="FF0000"/>
                <w:sz w:val="16"/>
                <w:szCs w:val="16"/>
                <w:rPrChange w:id="1972" w:author="AdminKK" w:date="2017-09-25T14:53:00Z">
                  <w:rPr>
                    <w:ins w:id="1973" w:author="AdminKK" w:date="2017-09-25T14:41:00Z"/>
                    <w:sz w:val="16"/>
                    <w:szCs w:val="16"/>
                  </w:rPr>
                </w:rPrChange>
              </w:rPr>
            </w:pPr>
            <w:ins w:id="1974" w:author="AdminKK" w:date="2017-09-25T14:41:00Z">
              <w:r w:rsidRPr="009370D8">
                <w:rPr>
                  <w:rFonts w:hint="eastAsia"/>
                  <w:color w:val="FF0000"/>
                  <w:sz w:val="16"/>
                  <w:szCs w:val="16"/>
                  <w:cs/>
                  <w:rPrChange w:id="1975" w:author="AdminKK" w:date="2017-09-25T14:53:00Z">
                    <w:rPr>
                      <w:rFonts w:eastAsia="Tahoma" w:hint="eastAsia"/>
                      <w:sz w:val="16"/>
                      <w:szCs w:val="16"/>
                      <w:cs/>
                    </w:rPr>
                  </w:rPrChange>
                </w:rPr>
                <w:t>เบอร์แฟกซ์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Del="00095872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6" w:author="AdminKK" w:date="2017-09-25T14:41:00Z"/>
                <w:color w:val="FF0000"/>
                <w:sz w:val="16"/>
                <w:szCs w:val="16"/>
                <w:rPrChange w:id="1977" w:author="AdminKK" w:date="2017-09-25T14:53:00Z">
                  <w:rPr>
                    <w:ins w:id="1978" w:author="AdminKK" w:date="2017-09-25T14:41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9" w:author="AdminKK" w:date="2017-09-25T14:41:00Z"/>
                <w:color w:val="FF0000"/>
                <w:sz w:val="16"/>
                <w:szCs w:val="16"/>
                <w:rPrChange w:id="1980" w:author="AdminKK" w:date="2017-09-25T14:53:00Z">
                  <w:rPr>
                    <w:ins w:id="1981" w:author="AdminKK" w:date="2017-09-25T14:41:00Z"/>
                    <w:sz w:val="16"/>
                    <w:szCs w:val="16"/>
                  </w:rPr>
                </w:rPrChange>
              </w:rPr>
            </w:pPr>
          </w:p>
        </w:tc>
      </w:tr>
      <w:tr w:rsidR="009370D8" w:rsidRPr="009370D8" w:rsidTr="009600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1982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rPr>
                <w:ins w:id="1983" w:author="AdminKK" w:date="2017-09-25T14:41:00Z"/>
                <w:color w:val="FF0000"/>
                <w:sz w:val="16"/>
                <w:szCs w:val="16"/>
                <w:rPrChange w:id="1984" w:author="AdminKK" w:date="2017-09-25T14:53:00Z">
                  <w:rPr>
                    <w:ins w:id="1985" w:author="AdminKK" w:date="2017-09-25T14:41:00Z"/>
                    <w:sz w:val="16"/>
                    <w:szCs w:val="16"/>
                  </w:rPr>
                </w:rPrChange>
              </w:rPr>
            </w:pPr>
            <w:ins w:id="1986" w:author="AdminKK" w:date="2017-09-25T14:41:00Z">
              <w:r w:rsidRPr="009370D8">
                <w:rPr>
                  <w:color w:val="FF0000"/>
                  <w:sz w:val="16"/>
                  <w:szCs w:val="16"/>
                  <w:rPrChange w:id="1987" w:author="AdminKK" w:date="2017-09-25T14:53:00Z">
                    <w:rPr>
                      <w:rFonts w:eastAsia="Tahoma"/>
                      <w:sz w:val="16"/>
                      <w:szCs w:val="16"/>
                    </w:rPr>
                  </w:rPrChange>
                </w:rPr>
                <w:t>12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88" w:author="AdminKK" w:date="2017-09-25T14:41:00Z"/>
                <w:color w:val="FF0000"/>
                <w:sz w:val="16"/>
                <w:szCs w:val="16"/>
                <w:rPrChange w:id="1989" w:author="AdminKK" w:date="2017-09-25T14:53:00Z">
                  <w:rPr>
                    <w:ins w:id="1990" w:author="AdminKK" w:date="2017-09-25T14:41:00Z"/>
                    <w:sz w:val="16"/>
                    <w:szCs w:val="16"/>
                  </w:rPr>
                </w:rPrChange>
              </w:rPr>
            </w:pPr>
            <w:ins w:id="1991" w:author="AdminKK" w:date="2017-09-25T14:41:00Z">
              <w:r w:rsidRPr="009370D8">
                <w:rPr>
                  <w:rFonts w:hint="eastAsia"/>
                  <w:color w:val="FF0000"/>
                  <w:sz w:val="16"/>
                  <w:szCs w:val="16"/>
                  <w:cs/>
                  <w:rPrChange w:id="1992" w:author="AdminKK" w:date="2017-09-25T14:53:00Z">
                    <w:rPr>
                      <w:rFonts w:eastAsia="Tahoma" w:hint="eastAsia"/>
                      <w:sz w:val="16"/>
                      <w:szCs w:val="16"/>
                      <w:cs/>
                    </w:rPr>
                  </w:rPrChange>
                </w:rPr>
                <w:t>อีเมล์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Del="00095872" w:rsidRDefault="00FC2B6E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93" w:author="AdminKK" w:date="2017-09-25T14:41:00Z"/>
                <w:color w:val="FF0000"/>
                <w:sz w:val="16"/>
                <w:szCs w:val="16"/>
                <w:rPrChange w:id="1994" w:author="AdminKK" w:date="2017-09-25T14:53:00Z">
                  <w:rPr>
                    <w:ins w:id="1995" w:author="AdminKK" w:date="2017-09-25T14:41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9370D8" w:rsidRDefault="00FC2B6E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1996" w:author="AdminKK" w:date="2017-09-25T14:41:00Z"/>
                <w:color w:val="FF0000"/>
                <w:sz w:val="16"/>
                <w:szCs w:val="16"/>
                <w:rPrChange w:id="1997" w:author="AdminKK" w:date="2017-09-25T14:53:00Z">
                  <w:rPr>
                    <w:ins w:id="1998" w:author="AdminKK" w:date="2017-09-25T14:41:00Z"/>
                    <w:sz w:val="16"/>
                    <w:szCs w:val="16"/>
                  </w:rPr>
                </w:rPrChange>
              </w:rPr>
            </w:pPr>
          </w:p>
        </w:tc>
      </w:tr>
      <w:tr w:rsidR="00FC2B6E" w:rsidRPr="00C341F3" w:rsidTr="00960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1999" w:author="AdminKK" w:date="2017-09-25T14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TableContent"/>
              <w:rPr>
                <w:ins w:id="2000" w:author="AdminKK" w:date="2017-09-25T14:41:00Z"/>
                <w:sz w:val="16"/>
                <w:szCs w:val="16"/>
              </w:rPr>
            </w:pPr>
            <w:ins w:id="2001" w:author="AdminKK" w:date="2017-09-25T14:41:00Z">
              <w:r>
                <w:rPr>
                  <w:sz w:val="16"/>
                  <w:szCs w:val="16"/>
                </w:rPr>
                <w:t>13</w:t>
              </w:r>
            </w:ins>
          </w:p>
        </w:tc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Default="00FC2B6E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02" w:author="AdminKK" w:date="2017-09-25T14:41:00Z"/>
                <w:sz w:val="16"/>
                <w:szCs w:val="16"/>
                <w:cs/>
              </w:rPr>
            </w:pPr>
            <w:ins w:id="2003" w:author="AdminKK" w:date="2017-09-25T14:41:00Z">
              <w:r>
                <w:rPr>
                  <w:rFonts w:hint="cs"/>
                  <w:sz w:val="16"/>
                  <w:szCs w:val="16"/>
                  <w:cs/>
                </w:rPr>
                <w:t>รหัสพนักงาน</w:t>
              </w:r>
            </w:ins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C341F3" w:rsidDel="00095872" w:rsidRDefault="00E03A2F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04" w:author="AdminKK" w:date="2017-09-25T14:41:00Z"/>
                <w:sz w:val="16"/>
                <w:szCs w:val="16"/>
              </w:rPr>
            </w:pPr>
            <w:ins w:id="2005" w:author="AdminKK" w:date="2017-09-25T14:45:00Z">
              <w:r>
                <w:t>OfficerCode</w:t>
              </w:r>
            </w:ins>
          </w:p>
        </w:tc>
        <w:tc>
          <w:tcPr>
            <w:tcW w:w="2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FC2B6E" w:rsidRPr="008C6BF1" w:rsidRDefault="00FC2B6E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06" w:author="AdminKK" w:date="2017-09-25T14:41:00Z"/>
                <w:sz w:val="16"/>
                <w:szCs w:val="16"/>
              </w:rPr>
            </w:pPr>
          </w:p>
        </w:tc>
      </w:tr>
    </w:tbl>
    <w:p w:rsidR="00FC2B6E" w:rsidRPr="00BD7D2D" w:rsidRDefault="00FC2B6E">
      <w:pPr>
        <w:rPr>
          <w:ins w:id="2007" w:author="AdminKK" w:date="2017-09-25T14:29:00Z"/>
        </w:rPr>
        <w:pPrChange w:id="2008" w:author="AdminKK" w:date="2017-09-25T14:41:00Z">
          <w:pPr>
            <w:spacing w:after="0" w:line="240" w:lineRule="auto"/>
          </w:pPr>
        </w:pPrChange>
      </w:pPr>
    </w:p>
    <w:p w:rsidR="00960003" w:rsidRDefault="00960003" w:rsidP="009370D8">
      <w:pPr>
        <w:pStyle w:val="Heading4"/>
        <w:rPr>
          <w:ins w:id="2009" w:author="AdminKK" w:date="2017-09-25T15:02:00Z"/>
        </w:rPr>
      </w:pPr>
      <w:ins w:id="2010" w:author="AdminKK" w:date="2017-09-25T15:02:00Z">
        <w:r>
          <w:t>Action :</w:t>
        </w:r>
        <w:r>
          <w:rPr>
            <w:rFonts w:hint="cs"/>
            <w:cs/>
          </w:rPr>
          <w:t xml:space="preserve"> โหลดข้อมูล</w:t>
        </w:r>
        <w:r>
          <w:t xml:space="preserve"> Contect/Account</w:t>
        </w:r>
      </w:ins>
    </w:p>
    <w:p w:rsidR="00960003" w:rsidRDefault="00960003">
      <w:pPr>
        <w:pStyle w:val="ListParagraph"/>
        <w:numPr>
          <w:ilvl w:val="0"/>
          <w:numId w:val="287"/>
        </w:numPr>
        <w:rPr>
          <w:ins w:id="2011" w:author="AdminKK" w:date="2017-09-25T15:02:00Z"/>
        </w:rPr>
        <w:pPrChange w:id="2012" w:author="AdminKK" w:date="2017-09-25T15:02:00Z">
          <w:pPr>
            <w:pStyle w:val="Heading4"/>
          </w:pPr>
        </w:pPrChange>
      </w:pPr>
      <w:ins w:id="2013" w:author="AdminKK" w:date="2017-09-25T15:02:00Z">
        <w:r>
          <w:rPr>
            <w:rFonts w:hint="cs"/>
            <w:cs/>
          </w:rPr>
          <w:t>ขั้นตอนการทำงาน</w:t>
        </w:r>
      </w:ins>
    </w:p>
    <w:p w:rsidR="00960003" w:rsidRDefault="00960003">
      <w:pPr>
        <w:pStyle w:val="ListParagraph"/>
        <w:numPr>
          <w:ilvl w:val="1"/>
          <w:numId w:val="287"/>
        </w:numPr>
        <w:rPr>
          <w:ins w:id="2014" w:author="AdminKK" w:date="2017-09-25T15:03:00Z"/>
        </w:rPr>
        <w:pPrChange w:id="2015" w:author="AdminKK" w:date="2017-09-25T15:02:00Z">
          <w:pPr>
            <w:pStyle w:val="Heading4"/>
          </w:pPr>
        </w:pPrChange>
      </w:pPr>
      <w:ins w:id="2016" w:author="AdminKK" w:date="2017-09-25T15:03:00Z">
        <w:r>
          <w:rPr>
            <w:rFonts w:hint="cs"/>
            <w:cs/>
          </w:rPr>
          <w:t xml:space="preserve">ผู้ใช้คลิกปุ่ม </w:t>
        </w:r>
        <w:r w:rsidRPr="00D10889">
          <w:rPr>
            <w:noProof/>
          </w:rPr>
          <w:drawing>
            <wp:inline distT="0" distB="0" distL="0" distR="0" wp14:anchorId="514A508E" wp14:editId="2B0131CD">
              <wp:extent cx="171429" cy="180952"/>
              <wp:effectExtent l="0" t="0" r="63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29" cy="1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cs"/>
            <w:cs/>
          </w:rPr>
          <w:t xml:space="preserve"> จากหน้าจอเลขที่บัญชี/สัญญา</w:t>
        </w:r>
      </w:ins>
    </w:p>
    <w:p w:rsidR="00960003" w:rsidRDefault="00960003">
      <w:pPr>
        <w:pStyle w:val="ListParagraph"/>
        <w:numPr>
          <w:ilvl w:val="1"/>
          <w:numId w:val="287"/>
        </w:numPr>
        <w:rPr>
          <w:ins w:id="2017" w:author="AdminKK" w:date="2017-09-25T15:04:00Z"/>
        </w:rPr>
        <w:pPrChange w:id="2018" w:author="AdminKK" w:date="2017-09-25T15:02:00Z">
          <w:pPr>
            <w:pStyle w:val="Heading4"/>
          </w:pPr>
        </w:pPrChange>
      </w:pPr>
      <w:ins w:id="2019" w:author="AdminKK" w:date="2017-09-25T15:03:00Z">
        <w:r>
          <w:rPr>
            <w:rFonts w:hint="cs"/>
            <w:cs/>
          </w:rPr>
          <w:t xml:space="preserve">ระบบทำการค้นหาข้อมูล </w:t>
        </w:r>
        <w:r>
          <w:t xml:space="preserve">Product </w:t>
        </w:r>
        <w:r>
          <w:rPr>
            <w:rFonts w:hint="cs"/>
            <w:cs/>
          </w:rPr>
          <w:t xml:space="preserve">ภายใต้ลูกค้าที่เลือก โดย </w:t>
        </w:r>
        <w:r>
          <w:t xml:space="preserve">Call </w:t>
        </w:r>
      </w:ins>
      <w:ins w:id="2020" w:author="AdminKK" w:date="2017-09-25T15:04:00Z">
        <w:r>
          <w:rPr>
            <w:rFonts w:eastAsiaTheme="minorHAnsi"/>
            <w:b/>
            <w:color w:val="000000"/>
            <w:sz w:val="18"/>
            <w:szCs w:val="18"/>
          </w:rPr>
          <w:t xml:space="preserve">Webservice </w:t>
        </w:r>
        <w:r>
          <w:rPr>
            <w:rFonts w:eastAsiaTheme="minorHAnsi"/>
            <w:color w:val="FF0000"/>
            <w:sz w:val="18"/>
            <w:szCs w:val="18"/>
          </w:rPr>
          <w:t xml:space="preserve">CBSAC001 – InquiryCustomerAccountSummary </w:t>
        </w:r>
        <w:r w:rsidRPr="006655EE">
          <w:rPr>
            <w:rFonts w:eastAsiaTheme="minorHAnsi" w:hint="cs"/>
            <w:color w:val="000000" w:themeColor="text1"/>
            <w:sz w:val="18"/>
            <w:szCs w:val="18"/>
            <w:cs/>
          </w:rPr>
          <w:t>และ</w:t>
        </w:r>
        <w:r>
          <w:rPr>
            <w:rFonts w:eastAsiaTheme="minorHAnsi" w:hint="cs"/>
            <w:color w:val="FF0000"/>
            <w:sz w:val="18"/>
            <w:szCs w:val="18"/>
            <w:cs/>
          </w:rPr>
          <w:t xml:space="preserve"> </w:t>
        </w:r>
        <w:r>
          <w:rPr>
            <w:rFonts w:eastAsiaTheme="minorHAnsi"/>
            <w:color w:val="FF0000"/>
            <w:sz w:val="18"/>
            <w:szCs w:val="18"/>
          </w:rPr>
          <w:t>CBSCF107 – InquiryServiceWithBank</w:t>
        </w:r>
      </w:ins>
    </w:p>
    <w:p w:rsidR="00960003" w:rsidRDefault="00960003">
      <w:pPr>
        <w:pStyle w:val="ListParagraph"/>
        <w:numPr>
          <w:ilvl w:val="1"/>
          <w:numId w:val="287"/>
        </w:numPr>
        <w:rPr>
          <w:ins w:id="2021" w:author="AdminKK" w:date="2017-09-25T15:04:00Z"/>
        </w:rPr>
        <w:pPrChange w:id="2022" w:author="AdminKK" w:date="2017-09-25T15:02:00Z">
          <w:pPr>
            <w:pStyle w:val="Heading4"/>
          </w:pPr>
        </w:pPrChange>
      </w:pPr>
      <w:ins w:id="2023" w:author="AdminKK" w:date="2017-09-25T15:04:00Z">
        <w:r>
          <w:t>Parameters : CustomerNumber</w:t>
        </w:r>
      </w:ins>
    </w:p>
    <w:p w:rsidR="00960003" w:rsidRDefault="00960003">
      <w:pPr>
        <w:pStyle w:val="ListParagraph"/>
        <w:numPr>
          <w:ilvl w:val="0"/>
          <w:numId w:val="287"/>
        </w:numPr>
        <w:rPr>
          <w:ins w:id="2024" w:author="AdminKK" w:date="2017-09-25T15:02:00Z"/>
        </w:rPr>
        <w:pPrChange w:id="2025" w:author="AdminKK" w:date="2017-09-25T16:45:00Z">
          <w:pPr>
            <w:pStyle w:val="Heading4"/>
          </w:pPr>
        </w:pPrChange>
      </w:pPr>
      <w:ins w:id="2026" w:author="AdminKK" w:date="2017-09-25T15:04:00Z">
        <w:r>
          <w:rPr>
            <w:rFonts w:hint="cs"/>
            <w:cs/>
          </w:rPr>
          <w:t>แสดงผลลัพธ์การค้นหาในหน้าจอรายละเอียดตาม</w:t>
        </w:r>
      </w:ins>
      <w:ins w:id="2027" w:author="AdminKK" w:date="2017-09-25T15:05:00Z">
        <w:r>
          <w:rPr>
            <w:rFonts w:hint="cs"/>
            <w:cs/>
          </w:rPr>
          <w:t xml:space="preserve"> </w:t>
        </w:r>
        <w:r>
          <w:t>Screen Design</w:t>
        </w:r>
      </w:ins>
      <w:ins w:id="2028" w:author="AdminKK" w:date="2017-09-25T15:04:00Z">
        <w:r>
          <w:rPr>
            <w:rFonts w:hint="cs"/>
            <w:cs/>
          </w:rPr>
          <w:t xml:space="preserve"> </w:t>
        </w:r>
      </w:ins>
      <w:ins w:id="2029" w:author="AdminKK" w:date="2017-09-25T15:05:00Z">
        <w:r>
          <w:rPr>
            <w:rFonts w:hint="cs"/>
            <w:cs/>
          </w:rPr>
          <w:t xml:space="preserve">ผลการค้นหา </w:t>
        </w:r>
        <w:r>
          <w:t xml:space="preserve">Contact/Account </w:t>
        </w:r>
        <w:r>
          <w:rPr>
            <w:rFonts w:hint="cs"/>
            <w:cs/>
          </w:rPr>
          <w:t>โดยแบ่งหน้า หน้าละ 10 รายการ</w:t>
        </w:r>
      </w:ins>
    </w:p>
    <w:p w:rsidR="00960003" w:rsidRDefault="00960003">
      <w:pPr>
        <w:rPr>
          <w:ins w:id="2030" w:author="AdminKK" w:date="2017-09-25T15:05:00Z"/>
        </w:rPr>
        <w:pPrChange w:id="2031" w:author="AdminKK" w:date="2017-09-25T15:05:00Z">
          <w:pPr>
            <w:pStyle w:val="Heading4"/>
          </w:pPr>
        </w:pPrChange>
      </w:pPr>
    </w:p>
    <w:p w:rsidR="00960003" w:rsidRDefault="00960003" w:rsidP="00960003">
      <w:pPr>
        <w:pStyle w:val="Heading4"/>
        <w:rPr>
          <w:ins w:id="2032" w:author="AdminKK" w:date="2017-09-25T15:05:00Z"/>
        </w:rPr>
      </w:pPr>
      <w:ins w:id="2033" w:author="AdminKK" w:date="2017-09-25T15:05:00Z">
        <w:r>
          <w:t xml:space="preserve">Action : </w:t>
        </w:r>
        <w:r>
          <w:rPr>
            <w:rFonts w:hint="cs"/>
            <w:cs/>
          </w:rPr>
          <w:t>ค้นหา</w:t>
        </w:r>
        <w:r>
          <w:t xml:space="preserve"> Contect/Account</w:t>
        </w:r>
      </w:ins>
    </w:p>
    <w:p w:rsidR="00960003" w:rsidRDefault="00960003">
      <w:pPr>
        <w:pStyle w:val="ListParagraph"/>
        <w:numPr>
          <w:ilvl w:val="0"/>
          <w:numId w:val="288"/>
        </w:numPr>
        <w:rPr>
          <w:ins w:id="2034" w:author="AdminKK" w:date="2017-09-25T15:06:00Z"/>
        </w:rPr>
        <w:pPrChange w:id="2035" w:author="AdminKK" w:date="2017-09-25T15:06:00Z">
          <w:pPr>
            <w:pStyle w:val="Heading4"/>
          </w:pPr>
        </w:pPrChange>
      </w:pPr>
      <w:ins w:id="2036" w:author="AdminKK" w:date="2017-09-25T15:06:00Z">
        <w:r>
          <w:rPr>
            <w:rFonts w:hint="cs"/>
            <w:cs/>
          </w:rPr>
          <w:t>ขั้นตอนการทำงาน</w:t>
        </w:r>
      </w:ins>
    </w:p>
    <w:p w:rsidR="00960003" w:rsidRDefault="00960003">
      <w:pPr>
        <w:pStyle w:val="ListParagraph"/>
        <w:numPr>
          <w:ilvl w:val="1"/>
          <w:numId w:val="288"/>
        </w:numPr>
        <w:rPr>
          <w:ins w:id="2037" w:author="AdminKK" w:date="2017-09-25T15:06:00Z"/>
        </w:rPr>
        <w:pPrChange w:id="2038" w:author="AdminKK" w:date="2017-09-25T15:06:00Z">
          <w:pPr>
            <w:pStyle w:val="Heading4"/>
          </w:pPr>
        </w:pPrChange>
      </w:pPr>
      <w:ins w:id="2039" w:author="AdminKK" w:date="2017-09-25T15:06:00Z">
        <w:r>
          <w:rPr>
            <w:rFonts w:hint="cs"/>
            <w:cs/>
          </w:rPr>
          <w:t xml:space="preserve">ผู้ใช้ใส่เงื่อนไขและคลิกปุ่ม </w:t>
        </w:r>
        <w:r>
          <w:t xml:space="preserve">Search </w:t>
        </w:r>
      </w:ins>
    </w:p>
    <w:p w:rsidR="00960003" w:rsidRDefault="00960003">
      <w:pPr>
        <w:pStyle w:val="ListParagraph"/>
        <w:numPr>
          <w:ilvl w:val="1"/>
          <w:numId w:val="288"/>
        </w:numPr>
        <w:rPr>
          <w:ins w:id="2040" w:author="AdminKK" w:date="2017-09-25T15:07:00Z"/>
        </w:rPr>
        <w:pPrChange w:id="2041" w:author="AdminKK" w:date="2017-09-25T15:06:00Z">
          <w:pPr>
            <w:pStyle w:val="Heading4"/>
          </w:pPr>
        </w:pPrChange>
      </w:pPr>
      <w:ins w:id="2042" w:author="AdminKK" w:date="2017-09-25T15:06:00Z">
        <w:r>
          <w:rPr>
            <w:rFonts w:hint="cs"/>
            <w:cs/>
          </w:rPr>
          <w:t>ระบบทำการค้นหาข้อมูล</w:t>
        </w:r>
        <w:r>
          <w:t xml:space="preserve"> Contact/Account </w:t>
        </w:r>
        <w:r>
          <w:rPr>
            <w:rFonts w:hint="cs"/>
            <w:cs/>
          </w:rPr>
          <w:t xml:space="preserve">โดยค้นหาจากข้อมูลที่แสดงอยู่ใน </w:t>
        </w:r>
      </w:ins>
      <w:ins w:id="2043" w:author="AdminKK" w:date="2017-09-25T15:07:00Z">
        <w:r>
          <w:t>List</w:t>
        </w:r>
      </w:ins>
    </w:p>
    <w:p w:rsidR="00960003" w:rsidRDefault="00960003">
      <w:pPr>
        <w:pStyle w:val="ListParagraph"/>
        <w:numPr>
          <w:ilvl w:val="1"/>
          <w:numId w:val="288"/>
        </w:numPr>
        <w:rPr>
          <w:ins w:id="2044" w:author="AdminKK" w:date="2017-09-25T15:05:00Z"/>
        </w:rPr>
        <w:pPrChange w:id="2045" w:author="AdminKK" w:date="2017-09-25T15:06:00Z">
          <w:pPr>
            <w:pStyle w:val="Heading4"/>
          </w:pPr>
        </w:pPrChange>
      </w:pPr>
      <w:ins w:id="2046" w:author="AdminKK" w:date="2017-09-25T15:07:00Z">
        <w:r>
          <w:rPr>
            <w:rFonts w:hint="cs"/>
            <w:cs/>
          </w:rPr>
          <w:t xml:space="preserve">ระบบแสดงรายการ </w:t>
        </w:r>
        <w:r>
          <w:t xml:space="preserve">Contact/Account </w:t>
        </w:r>
        <w:r>
          <w:rPr>
            <w:rFonts w:hint="cs"/>
            <w:cs/>
          </w:rPr>
          <w:t>โดยแบ่งหน้า หน้าละ 10 รายการ</w:t>
        </w:r>
      </w:ins>
    </w:p>
    <w:p w:rsidR="00960003" w:rsidRPr="00F37BAC" w:rsidRDefault="00960003">
      <w:pPr>
        <w:rPr>
          <w:ins w:id="2047" w:author="AdminKK" w:date="2017-09-25T15:02:00Z"/>
        </w:rPr>
        <w:pPrChange w:id="2048" w:author="AdminKK" w:date="2017-09-25T15:05:00Z">
          <w:pPr>
            <w:pStyle w:val="Heading4"/>
          </w:pPr>
        </w:pPrChange>
      </w:pPr>
    </w:p>
    <w:p w:rsidR="009370D8" w:rsidRDefault="009370D8" w:rsidP="009370D8">
      <w:pPr>
        <w:pStyle w:val="Heading4"/>
        <w:rPr>
          <w:ins w:id="2049" w:author="AdminKK" w:date="2017-09-25T14:54:00Z"/>
        </w:rPr>
      </w:pPr>
      <w:ins w:id="2050" w:author="AdminKK" w:date="2017-09-25T14:54:00Z">
        <w:r>
          <w:t xml:space="preserve">Action : </w:t>
        </w:r>
        <w:r>
          <w:rPr>
            <w:rFonts w:hint="cs"/>
            <w:cs/>
          </w:rPr>
          <w:t>เลือก</w:t>
        </w:r>
        <w:r>
          <w:t xml:space="preserve"> Contect/Account</w:t>
        </w:r>
      </w:ins>
    </w:p>
    <w:p w:rsidR="00BD7D2D" w:rsidRDefault="009370D8">
      <w:pPr>
        <w:pStyle w:val="ListParagraph"/>
        <w:numPr>
          <w:ilvl w:val="0"/>
          <w:numId w:val="286"/>
        </w:numPr>
        <w:rPr>
          <w:ins w:id="2051" w:author="AdminKK" w:date="2017-09-25T14:55:00Z"/>
        </w:rPr>
        <w:pPrChange w:id="2052" w:author="AdminKK" w:date="2017-09-25T14:55:00Z">
          <w:pPr>
            <w:spacing w:after="0" w:line="240" w:lineRule="auto"/>
          </w:pPr>
        </w:pPrChange>
      </w:pPr>
      <w:ins w:id="2053" w:author="AdminKK" w:date="2017-09-25T14:55:00Z">
        <w:r>
          <w:rPr>
            <w:rFonts w:hint="cs"/>
            <w:cs/>
          </w:rPr>
          <w:t>ขั้นตอนการทำงาน</w:t>
        </w:r>
      </w:ins>
    </w:p>
    <w:p w:rsidR="009370D8" w:rsidRDefault="0073407E">
      <w:pPr>
        <w:pStyle w:val="ListParagraph"/>
        <w:numPr>
          <w:ilvl w:val="1"/>
          <w:numId w:val="286"/>
        </w:numPr>
        <w:rPr>
          <w:ins w:id="2054" w:author="AdminKK" w:date="2017-09-25T15:00:00Z"/>
        </w:rPr>
        <w:pPrChange w:id="2055" w:author="AdminKK" w:date="2017-09-25T14:55:00Z">
          <w:pPr>
            <w:spacing w:after="0" w:line="240" w:lineRule="auto"/>
          </w:pPr>
        </w:pPrChange>
      </w:pPr>
      <w:ins w:id="2056" w:author="AdminKK" w:date="2017-09-25T14:59:00Z">
        <w:r>
          <w:rPr>
            <w:rFonts w:hint="cs"/>
            <w:cs/>
          </w:rPr>
          <w:t xml:space="preserve">ผู้ใช้ใส่เงื่อนไขและคลิกปุ่ม </w:t>
        </w:r>
        <w:r>
          <w:t>Search</w:t>
        </w:r>
      </w:ins>
    </w:p>
    <w:p w:rsidR="00960003" w:rsidRDefault="00960003">
      <w:pPr>
        <w:pStyle w:val="ListParagraph"/>
        <w:numPr>
          <w:ilvl w:val="1"/>
          <w:numId w:val="286"/>
        </w:numPr>
        <w:rPr>
          <w:ins w:id="2057" w:author="AdminKK" w:date="2017-09-25T15:07:00Z"/>
        </w:rPr>
        <w:pPrChange w:id="2058" w:author="AdminKK" w:date="2017-09-25T14:55:00Z">
          <w:pPr>
            <w:spacing w:after="0" w:line="240" w:lineRule="auto"/>
          </w:pPr>
        </w:pPrChange>
      </w:pPr>
      <w:ins w:id="2059" w:author="AdminKK" w:date="2017-09-25T15:00:00Z">
        <w:r>
          <w:rPr>
            <w:rFonts w:hint="cs"/>
            <w:cs/>
          </w:rPr>
          <w:t xml:space="preserve">ระบบทำการค้นหาข้อมูล </w:t>
        </w:r>
      </w:ins>
      <w:ins w:id="2060" w:author="AdminKK" w:date="2017-09-25T15:07:00Z">
        <w:r>
          <w:t xml:space="preserve">Contact/Account </w:t>
        </w:r>
        <w:r>
          <w:rPr>
            <w:rFonts w:hint="cs"/>
            <w:cs/>
          </w:rPr>
          <w:t xml:space="preserve">โดยค้นหาจากข้อมูลที่แสดงอยู่ใน </w:t>
        </w:r>
        <w:r>
          <w:t>List</w:t>
        </w:r>
      </w:ins>
    </w:p>
    <w:p w:rsidR="00960003" w:rsidRDefault="00960003">
      <w:pPr>
        <w:pStyle w:val="ListParagraph"/>
        <w:numPr>
          <w:ilvl w:val="1"/>
          <w:numId w:val="286"/>
        </w:numPr>
        <w:rPr>
          <w:ins w:id="2061" w:author="AdminKK" w:date="2017-09-25T15:08:00Z"/>
        </w:rPr>
        <w:pPrChange w:id="2062" w:author="AdminKK" w:date="2017-09-25T14:55:00Z">
          <w:pPr>
            <w:spacing w:after="0" w:line="240" w:lineRule="auto"/>
          </w:pPr>
        </w:pPrChange>
      </w:pPr>
      <w:ins w:id="2063" w:author="AdminKK" w:date="2017-09-25T15:08:00Z">
        <w:r>
          <w:rPr>
            <w:rFonts w:hint="cs"/>
            <w:cs/>
          </w:rPr>
          <w:t>ผู้ใช้คลิกปุ่ม เลือก</w:t>
        </w:r>
      </w:ins>
    </w:p>
    <w:p w:rsidR="00960003" w:rsidRDefault="00960003">
      <w:pPr>
        <w:pStyle w:val="ListParagraph"/>
        <w:numPr>
          <w:ilvl w:val="0"/>
          <w:numId w:val="286"/>
        </w:numPr>
        <w:rPr>
          <w:ins w:id="2064" w:author="AdminKK" w:date="2017-09-25T15:09:00Z"/>
        </w:rPr>
        <w:pPrChange w:id="2065" w:author="AdminKK" w:date="2017-09-25T15:09:00Z">
          <w:pPr>
            <w:spacing w:after="0" w:line="240" w:lineRule="auto"/>
          </w:pPr>
        </w:pPrChange>
      </w:pPr>
      <w:ins w:id="2066" w:author="AdminKK" w:date="2017-09-25T15:09:00Z">
        <w:r>
          <w:rPr>
            <w:rFonts w:hint="cs"/>
            <w:cs/>
          </w:rPr>
          <w:t xml:space="preserve">แสดงข้อมูลใน </w:t>
        </w:r>
        <w:r>
          <w:t xml:space="preserve">Section Contact Profile Information </w:t>
        </w:r>
        <w:r>
          <w:rPr>
            <w:rFonts w:hint="cs"/>
            <w:cs/>
          </w:rPr>
          <w:t>รายละเอียดดังนี้</w:t>
        </w:r>
      </w:ins>
    </w:p>
    <w:tbl>
      <w:tblPr>
        <w:tblStyle w:val="TableGrid"/>
        <w:tblW w:w="5286" w:type="pct"/>
        <w:tblLook w:val="04A0" w:firstRow="1" w:lastRow="0" w:firstColumn="1" w:lastColumn="0" w:noHBand="0" w:noVBand="1"/>
        <w:tblPrChange w:id="2067" w:author="AdminKK" w:date="2017-09-25T15:13:00Z">
          <w:tblPr>
            <w:tblStyle w:val="TableGrid"/>
            <w:tblW w:w="5286" w:type="pct"/>
            <w:tblLook w:val="04A0" w:firstRow="1" w:lastRow="0" w:firstColumn="1" w:lastColumn="0" w:noHBand="0" w:noVBand="1"/>
          </w:tblPr>
        </w:tblPrChange>
      </w:tblPr>
      <w:tblGrid>
        <w:gridCol w:w="391"/>
        <w:gridCol w:w="1780"/>
        <w:gridCol w:w="3839"/>
        <w:gridCol w:w="4114"/>
        <w:tblGridChange w:id="2068">
          <w:tblGrid>
            <w:gridCol w:w="391"/>
            <w:gridCol w:w="1779"/>
            <w:gridCol w:w="1"/>
            <w:gridCol w:w="3839"/>
            <w:gridCol w:w="4114"/>
          </w:tblGrid>
        </w:tblGridChange>
      </w:tblGrid>
      <w:tr w:rsidR="00960003" w:rsidTr="00230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2069" w:author="AdminKK" w:date="2017-09-25T15:09:00Z"/>
          <w:trPrChange w:id="2070" w:author="AdminKK" w:date="2017-09-25T15:13:00Z">
            <w:trPr>
              <w:tblHeader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071" w:author="AdminKK" w:date="2017-09-25T15:13:00Z">
              <w:tcPr>
                <w:tcW w:w="19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960003" w:rsidRDefault="00960003" w:rsidP="00960003">
            <w:pPr>
              <w:pStyle w:val="TableHead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2072" w:author="AdminKK" w:date="2017-09-25T15:09:00Z"/>
              </w:rPr>
            </w:pPr>
            <w:ins w:id="2073" w:author="AdminKK" w:date="2017-09-25T15:09:00Z">
              <w:r>
                <w:t>#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2074" w:author="AdminKK" w:date="2017-09-25T15:13:00Z">
              <w:tcPr>
                <w:tcW w:w="96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960003" w:rsidRDefault="00960003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075" w:author="AdminKK" w:date="2017-09-25T15:09:00Z"/>
              </w:rPr>
            </w:pPr>
            <w:ins w:id="2076" w:author="AdminKK" w:date="2017-09-25T15:09:00Z">
              <w:r>
                <w:t>Field Name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2077" w:author="AdminKK" w:date="2017-09-25T15:13:00Z">
              <w:tcPr>
                <w:tcW w:w="197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960003" w:rsidRDefault="00960003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078" w:author="AdminKK" w:date="2017-09-25T15:09:00Z"/>
              </w:rPr>
            </w:pPr>
            <w:ins w:id="2079" w:author="AdminKK" w:date="2017-09-25T15:09:00Z">
              <w:r>
                <w:t>Description</w:t>
              </w:r>
            </w:ins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2080" w:author="AdminKK" w:date="2017-09-25T15:13:00Z">
              <w:tcPr>
                <w:tcW w:w="1866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:rsidR="00960003" w:rsidRDefault="00960003" w:rsidP="00960003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081" w:author="AdminKK" w:date="2017-09-25T15:09:00Z"/>
              </w:rPr>
            </w:pPr>
            <w:ins w:id="2082" w:author="AdminKK" w:date="2017-09-25T15:09:00Z">
              <w:r>
                <w:t>Remark</w:t>
              </w:r>
            </w:ins>
          </w:p>
        </w:tc>
      </w:tr>
      <w:tr w:rsidR="00960003" w:rsidRPr="00C341F3" w:rsidTr="00230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083" w:author="AdminKK" w:date="2017-09-25T15:09:00Z"/>
          <w:trPrChange w:id="2084" w:author="AdminKK" w:date="2017-09-25T15:13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085" w:author="AdminKK" w:date="2017-09-25T15:13:00Z">
              <w:tcPr>
                <w:tcW w:w="19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RDefault="00960003" w:rsidP="00960003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086" w:author="AdminKK" w:date="2017-09-25T15:09:00Z"/>
                <w:sz w:val="16"/>
                <w:szCs w:val="16"/>
              </w:rPr>
            </w:pPr>
            <w:ins w:id="2087" w:author="AdminKK" w:date="2017-09-25T15:09:00Z">
              <w:r w:rsidRPr="008C6BF1">
                <w:rPr>
                  <w:sz w:val="16"/>
                  <w:szCs w:val="16"/>
                </w:rPr>
                <w:t>1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2088" w:author="AdminKK" w:date="2017-09-25T15:13:00Z">
              <w:tcPr>
                <w:tcW w:w="96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960003" w:rsidRPr="008C6BF1" w:rsidRDefault="00960003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9" w:author="AdminKK" w:date="2017-09-25T15:09:00Z"/>
                <w:sz w:val="16"/>
                <w:szCs w:val="16"/>
                <w:cs/>
              </w:rPr>
            </w:pPr>
            <w:ins w:id="2090" w:author="AdminKK" w:date="2017-09-25T15:09:00Z">
              <w:r>
                <w:rPr>
                  <w:rFonts w:hint="cs"/>
                  <w:sz w:val="16"/>
                  <w:szCs w:val="16"/>
                  <w:cs/>
                </w:rPr>
                <w:t>เลขที่บัญชี/สัญญา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2091" w:author="AdminKK" w:date="2017-09-25T15:13:00Z">
              <w:tcPr>
                <w:tcW w:w="197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960003" w:rsidRPr="008C6BF1" w:rsidRDefault="0023096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92" w:author="AdminKK" w:date="2017-09-25T15:09:00Z"/>
                <w:sz w:val="16"/>
                <w:szCs w:val="16"/>
              </w:rPr>
            </w:pPr>
            <w:ins w:id="2093" w:author="AdminKK" w:date="2017-09-25T15:10:00Z">
              <w:r>
                <w:rPr>
                  <w:sz w:val="16"/>
                  <w:szCs w:val="16"/>
                </w:rPr>
                <w:t>AccountNumber</w:t>
              </w:r>
            </w:ins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hideMark/>
            <w:tcPrChange w:id="2094" w:author="AdminKK" w:date="2017-09-25T15:13:00Z">
              <w:tcPr>
                <w:tcW w:w="1866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  <w:hideMark/>
              </w:tcPr>
            </w:tcPrChange>
          </w:tcPr>
          <w:p w:rsidR="00960003" w:rsidRPr="008C6BF1" w:rsidRDefault="00960003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95" w:author="AdminKK" w:date="2017-09-25T15:09:00Z"/>
                <w:sz w:val="16"/>
                <w:szCs w:val="16"/>
              </w:rPr>
            </w:pPr>
          </w:p>
        </w:tc>
      </w:tr>
      <w:tr w:rsidR="00960003" w:rsidRPr="00C341F3" w:rsidTr="002309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096" w:author="AdminKK" w:date="2017-09-25T15:09:00Z"/>
          <w:trPrChange w:id="2097" w:author="AdminKK" w:date="2017-09-25T15:13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098" w:author="AdminKK" w:date="2017-09-25T15:13:00Z">
              <w:tcPr>
                <w:tcW w:w="19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RDefault="00960003" w:rsidP="00960003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099" w:author="AdminKK" w:date="2017-09-25T15:09:00Z"/>
                <w:sz w:val="16"/>
                <w:szCs w:val="16"/>
              </w:rPr>
            </w:pPr>
            <w:ins w:id="2100" w:author="AdminKK" w:date="2017-09-25T15:09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01" w:author="AdminKK" w:date="2017-09-25T15:13:00Z">
              <w:tcPr>
                <w:tcW w:w="96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Del="00095872" w:rsidRDefault="00960003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02" w:author="AdminKK" w:date="2017-09-25T15:09:00Z"/>
                <w:sz w:val="16"/>
                <w:szCs w:val="16"/>
                <w:cs/>
              </w:rPr>
            </w:pPr>
            <w:ins w:id="2103" w:author="AdminKK" w:date="2017-09-25T15:09:00Z">
              <w:r>
                <w:rPr>
                  <w:rFonts w:hint="cs"/>
                  <w:sz w:val="16"/>
                  <w:szCs w:val="16"/>
                  <w:cs/>
                </w:rPr>
                <w:t>สถานะบัญชี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04" w:author="AdminKK" w:date="2017-09-25T15:13:00Z">
              <w:tcPr>
                <w:tcW w:w="197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Del="00095872" w:rsidRDefault="0023096C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05" w:author="AdminKK" w:date="2017-09-25T15:09:00Z"/>
                <w:sz w:val="16"/>
                <w:szCs w:val="16"/>
              </w:rPr>
            </w:pPr>
            <w:ins w:id="2106" w:author="AdminKK" w:date="2017-09-25T15:11:00Z">
              <w:r w:rsidRPr="0023096C">
                <w:rPr>
                  <w:sz w:val="16"/>
                  <w:szCs w:val="16"/>
                  <w:rPrChange w:id="2107" w:author="AdminKK" w:date="2017-09-25T15:11:00Z">
                    <w:rPr>
                      <w:rFonts w:eastAsia="Tahoma"/>
                    </w:rPr>
                  </w:rPrChange>
                </w:rPr>
                <w:t>AccountStatus</w:t>
              </w:r>
            </w:ins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08" w:author="AdminKK" w:date="2017-09-25T15:13:00Z">
              <w:tcPr>
                <w:tcW w:w="1866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RDefault="00960003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09" w:author="AdminKK" w:date="2017-09-25T15:09:00Z"/>
                <w:sz w:val="16"/>
                <w:szCs w:val="16"/>
              </w:rPr>
            </w:pPr>
          </w:p>
        </w:tc>
      </w:tr>
      <w:tr w:rsidR="0023096C" w:rsidRPr="0023096C" w:rsidTr="00230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110" w:author="AdminKK" w:date="2017-09-25T15:0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rPr>
                <w:ins w:id="2111" w:author="AdminKK" w:date="2017-09-25T15:09:00Z"/>
                <w:color w:val="FF0000"/>
                <w:sz w:val="16"/>
                <w:szCs w:val="16"/>
                <w:rPrChange w:id="2112" w:author="AdminKK" w:date="2017-09-25T15:11:00Z">
                  <w:rPr>
                    <w:ins w:id="2113" w:author="AdminKK" w:date="2017-09-25T15:09:00Z"/>
                    <w:sz w:val="16"/>
                    <w:szCs w:val="16"/>
                  </w:rPr>
                </w:rPrChange>
              </w:rPr>
            </w:pPr>
            <w:ins w:id="2114" w:author="AdminKK" w:date="2017-09-25T15:09:00Z">
              <w:r w:rsidRPr="0023096C">
                <w:rPr>
                  <w:color w:val="FF0000"/>
                  <w:sz w:val="16"/>
                  <w:szCs w:val="16"/>
                  <w:rPrChange w:id="2115" w:author="AdminKK" w:date="2017-09-25T15:11:00Z">
                    <w:rPr>
                      <w:rFonts w:eastAsia="Tahoma"/>
                      <w:sz w:val="16"/>
                      <w:szCs w:val="16"/>
                    </w:rPr>
                  </w:rPrChange>
                </w:rPr>
                <w:t>3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16" w:author="AdminKK" w:date="2017-09-25T15:09:00Z"/>
                <w:color w:val="FF0000"/>
                <w:sz w:val="16"/>
                <w:szCs w:val="16"/>
                <w:cs/>
                <w:rPrChange w:id="2117" w:author="AdminKK" w:date="2017-09-25T15:11:00Z">
                  <w:rPr>
                    <w:ins w:id="2118" w:author="AdminKK" w:date="2017-09-25T15:09:00Z"/>
                    <w:sz w:val="16"/>
                    <w:szCs w:val="16"/>
                    <w:cs/>
                  </w:rPr>
                </w:rPrChange>
              </w:rPr>
            </w:pPr>
            <w:ins w:id="2119" w:author="AdminKK" w:date="2017-09-25T15:09:00Z">
              <w:r w:rsidRPr="0023096C">
                <w:rPr>
                  <w:rFonts w:hint="eastAsia"/>
                  <w:color w:val="FF0000"/>
                  <w:sz w:val="16"/>
                  <w:szCs w:val="16"/>
                  <w:cs/>
                  <w:rPrChange w:id="2120" w:author="AdminKK" w:date="2017-09-25T15:11:00Z">
                    <w:rPr>
                      <w:rFonts w:eastAsia="Tahoma" w:hint="eastAsia"/>
                      <w:sz w:val="16"/>
                      <w:szCs w:val="16"/>
                      <w:cs/>
                    </w:rPr>
                  </w:rPrChange>
                </w:rPr>
                <w:t>ทะเบียนรถ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Del="00095872" w:rsidRDefault="00960003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1" w:author="AdminKK" w:date="2017-09-25T15:09:00Z"/>
                <w:color w:val="FF0000"/>
                <w:sz w:val="16"/>
                <w:szCs w:val="16"/>
                <w:rPrChange w:id="2122" w:author="AdminKK" w:date="2017-09-25T15:11:00Z">
                  <w:rPr>
                    <w:ins w:id="2123" w:author="AdminKK" w:date="2017-09-25T15:09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4" w:author="AdminKK" w:date="2017-09-25T15:09:00Z"/>
                <w:color w:val="FF0000"/>
                <w:sz w:val="16"/>
                <w:szCs w:val="16"/>
                <w:rPrChange w:id="2125" w:author="AdminKK" w:date="2017-09-25T15:11:00Z">
                  <w:rPr>
                    <w:ins w:id="2126" w:author="AdminKK" w:date="2017-09-25T15:09:00Z"/>
                    <w:sz w:val="16"/>
                    <w:szCs w:val="16"/>
                  </w:rPr>
                </w:rPrChange>
              </w:rPr>
            </w:pPr>
          </w:p>
        </w:tc>
      </w:tr>
      <w:tr w:rsidR="0023096C" w:rsidRPr="0023096C" w:rsidTr="002309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127" w:author="AdminKK" w:date="2017-09-25T15:0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rPr>
                <w:ins w:id="2128" w:author="AdminKK" w:date="2017-09-25T15:09:00Z"/>
                <w:color w:val="FF0000"/>
                <w:sz w:val="16"/>
                <w:szCs w:val="16"/>
                <w:rPrChange w:id="2129" w:author="AdminKK" w:date="2017-09-25T15:11:00Z">
                  <w:rPr>
                    <w:ins w:id="2130" w:author="AdminKK" w:date="2017-09-25T15:09:00Z"/>
                    <w:sz w:val="16"/>
                    <w:szCs w:val="16"/>
                  </w:rPr>
                </w:rPrChange>
              </w:rPr>
            </w:pPr>
            <w:ins w:id="2131" w:author="AdminKK" w:date="2017-09-25T15:09:00Z">
              <w:r w:rsidRPr="0023096C">
                <w:rPr>
                  <w:color w:val="FF0000"/>
                  <w:sz w:val="16"/>
                  <w:szCs w:val="16"/>
                  <w:cs/>
                  <w:rPrChange w:id="2132" w:author="AdminKK" w:date="2017-09-25T15:11:00Z">
                    <w:rPr>
                      <w:rFonts w:eastAsia="Tahoma"/>
                      <w:sz w:val="16"/>
                      <w:szCs w:val="16"/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33" w:author="AdminKK" w:date="2017-09-25T15:09:00Z"/>
                <w:color w:val="FF0000"/>
                <w:sz w:val="16"/>
                <w:szCs w:val="16"/>
                <w:rPrChange w:id="2134" w:author="AdminKK" w:date="2017-09-25T15:11:00Z">
                  <w:rPr>
                    <w:ins w:id="2135" w:author="AdminKK" w:date="2017-09-25T15:09:00Z"/>
                    <w:sz w:val="16"/>
                    <w:szCs w:val="16"/>
                  </w:rPr>
                </w:rPrChange>
              </w:rPr>
            </w:pPr>
            <w:ins w:id="2136" w:author="AdminKK" w:date="2017-09-25T15:09:00Z">
              <w:r w:rsidRPr="0023096C">
                <w:rPr>
                  <w:color w:val="FF0000"/>
                  <w:sz w:val="16"/>
                  <w:szCs w:val="16"/>
                  <w:rPrChange w:id="2137" w:author="AdminKK" w:date="2017-09-25T15:11:00Z">
                    <w:rPr>
                      <w:rFonts w:eastAsia="Tahoma"/>
                      <w:sz w:val="16"/>
                      <w:szCs w:val="16"/>
                    </w:rPr>
                  </w:rPrChange>
                </w:rPr>
                <w:t>Product Group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Del="00095872" w:rsidRDefault="00960003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38" w:author="AdminKK" w:date="2017-09-25T15:09:00Z"/>
                <w:color w:val="FF0000"/>
                <w:sz w:val="16"/>
                <w:szCs w:val="16"/>
                <w:rPrChange w:id="2139" w:author="AdminKK" w:date="2017-09-25T15:11:00Z">
                  <w:rPr>
                    <w:ins w:id="2140" w:author="AdminKK" w:date="2017-09-25T15:09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41" w:author="AdminKK" w:date="2017-09-25T15:09:00Z"/>
                <w:color w:val="FF0000"/>
                <w:sz w:val="16"/>
                <w:szCs w:val="16"/>
                <w:rPrChange w:id="2142" w:author="AdminKK" w:date="2017-09-25T15:11:00Z">
                  <w:rPr>
                    <w:ins w:id="2143" w:author="AdminKK" w:date="2017-09-25T15:09:00Z"/>
                    <w:sz w:val="16"/>
                    <w:szCs w:val="16"/>
                  </w:rPr>
                </w:rPrChange>
              </w:rPr>
            </w:pPr>
          </w:p>
        </w:tc>
      </w:tr>
      <w:tr w:rsidR="00960003" w:rsidRPr="00C341F3" w:rsidTr="00230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144" w:author="AdminKK" w:date="2017-09-25T15:09:00Z"/>
          <w:trPrChange w:id="2145" w:author="AdminKK" w:date="2017-09-25T15:13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46" w:author="AdminKK" w:date="2017-09-25T15:13:00Z">
              <w:tcPr>
                <w:tcW w:w="19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Default="00960003" w:rsidP="00960003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147" w:author="AdminKK" w:date="2017-09-25T15:09:00Z"/>
                <w:sz w:val="16"/>
                <w:szCs w:val="16"/>
              </w:rPr>
            </w:pPr>
            <w:ins w:id="2148" w:author="AdminKK" w:date="2017-09-25T15:09:00Z">
              <w:r>
                <w:rPr>
                  <w:rFonts w:hint="cs"/>
                  <w:sz w:val="16"/>
                  <w:szCs w:val="16"/>
                  <w:cs/>
                </w:rPr>
                <w:t>5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49" w:author="AdminKK" w:date="2017-09-25T15:13:00Z">
              <w:tcPr>
                <w:tcW w:w="96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Default="00960003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0" w:author="AdminKK" w:date="2017-09-25T15:09:00Z"/>
                <w:sz w:val="16"/>
                <w:szCs w:val="16"/>
              </w:rPr>
            </w:pPr>
            <w:ins w:id="2151" w:author="AdminKK" w:date="2017-09-25T15:09:00Z">
              <w:r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52" w:author="AdminKK" w:date="2017-09-25T15:13:00Z">
              <w:tcPr>
                <w:tcW w:w="197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Del="00095872" w:rsidRDefault="0023096C" w:rsidP="00960003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3" w:author="AdminKK" w:date="2017-09-25T15:09:00Z"/>
                <w:sz w:val="16"/>
                <w:szCs w:val="16"/>
              </w:rPr>
            </w:pPr>
            <w:ins w:id="2154" w:author="AdminKK" w:date="2017-09-25T15:11:00Z">
              <w:r>
                <w:t>ProductCode</w:t>
              </w:r>
            </w:ins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155" w:author="AdminKK" w:date="2017-09-25T15:13:00Z">
              <w:tcPr>
                <w:tcW w:w="1866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60003" w:rsidRPr="008C6BF1" w:rsidRDefault="00960003" w:rsidP="00960003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6" w:author="AdminKK" w:date="2017-09-25T15:09:00Z"/>
                <w:sz w:val="16"/>
                <w:szCs w:val="16"/>
              </w:rPr>
            </w:pPr>
          </w:p>
        </w:tc>
      </w:tr>
      <w:tr w:rsidR="0023096C" w:rsidRPr="0023096C" w:rsidTr="002309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157" w:author="AdminKK" w:date="2017-09-25T15:0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rPr>
                <w:ins w:id="2158" w:author="AdminKK" w:date="2017-09-25T15:09:00Z"/>
                <w:color w:val="FF0000"/>
                <w:sz w:val="16"/>
                <w:szCs w:val="16"/>
                <w:rPrChange w:id="2159" w:author="AdminKK" w:date="2017-09-25T15:11:00Z">
                  <w:rPr>
                    <w:ins w:id="2160" w:author="AdminKK" w:date="2017-09-25T15:09:00Z"/>
                    <w:sz w:val="16"/>
                    <w:szCs w:val="16"/>
                  </w:rPr>
                </w:rPrChange>
              </w:rPr>
            </w:pPr>
            <w:ins w:id="2161" w:author="AdminKK" w:date="2017-09-25T15:09:00Z">
              <w:r w:rsidRPr="0023096C">
                <w:rPr>
                  <w:color w:val="FF0000"/>
                  <w:sz w:val="16"/>
                  <w:szCs w:val="16"/>
                  <w:cs/>
                  <w:rPrChange w:id="2162" w:author="AdminKK" w:date="2017-09-25T15:11:00Z">
                    <w:rPr>
                      <w:rFonts w:eastAsia="Tahoma"/>
                      <w:sz w:val="16"/>
                      <w:szCs w:val="16"/>
                      <w:cs/>
                    </w:rPr>
                  </w:rPrChange>
                </w:rPr>
                <w:t>6</w:t>
              </w:r>
            </w:ins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63" w:author="AdminKK" w:date="2017-09-25T15:09:00Z"/>
                <w:color w:val="FF0000"/>
                <w:sz w:val="16"/>
                <w:szCs w:val="16"/>
                <w:cs/>
                <w:rPrChange w:id="2164" w:author="AdminKK" w:date="2017-09-25T15:11:00Z">
                  <w:rPr>
                    <w:ins w:id="2165" w:author="AdminKK" w:date="2017-09-25T15:09:00Z"/>
                    <w:sz w:val="16"/>
                    <w:szCs w:val="16"/>
                    <w:cs/>
                  </w:rPr>
                </w:rPrChange>
              </w:rPr>
            </w:pPr>
            <w:ins w:id="2166" w:author="AdminKK" w:date="2017-09-25T15:09:00Z">
              <w:r w:rsidRPr="0023096C">
                <w:rPr>
                  <w:rFonts w:hint="eastAsia"/>
                  <w:color w:val="FF0000"/>
                  <w:sz w:val="16"/>
                  <w:szCs w:val="16"/>
                  <w:cs/>
                  <w:rPrChange w:id="2167" w:author="AdminKK" w:date="2017-09-25T15:11:00Z">
                    <w:rPr>
                      <w:rFonts w:eastAsia="Tahoma" w:hint="eastAsia"/>
                      <w:sz w:val="16"/>
                      <w:szCs w:val="16"/>
                      <w:cs/>
                    </w:rPr>
                  </w:rPrChange>
                </w:rPr>
                <w:t>ชื่อสาขา</w:t>
              </w:r>
            </w:ins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Del="00095872" w:rsidRDefault="00960003" w:rsidP="00960003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68" w:author="AdminKK" w:date="2017-09-25T15:09:00Z"/>
                <w:color w:val="FF0000"/>
                <w:sz w:val="16"/>
                <w:szCs w:val="16"/>
                <w:rPrChange w:id="2169" w:author="AdminKK" w:date="2017-09-25T15:11:00Z">
                  <w:rPr>
                    <w:ins w:id="2170" w:author="AdminKK" w:date="2017-09-25T15:09:00Z"/>
                    <w:sz w:val="16"/>
                    <w:szCs w:val="16"/>
                  </w:rPr>
                </w:rPrChange>
              </w:rPr>
            </w:pPr>
          </w:p>
        </w:tc>
        <w:tc>
          <w:tcPr>
            <w:tcW w:w="2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60003" w:rsidRPr="0023096C" w:rsidRDefault="00960003" w:rsidP="00960003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171" w:author="AdminKK" w:date="2017-09-25T15:09:00Z"/>
                <w:color w:val="FF0000"/>
                <w:sz w:val="16"/>
                <w:szCs w:val="16"/>
                <w:rPrChange w:id="2172" w:author="AdminKK" w:date="2017-09-25T15:11:00Z">
                  <w:rPr>
                    <w:ins w:id="2173" w:author="AdminKK" w:date="2017-09-25T15:09:00Z"/>
                    <w:sz w:val="16"/>
                    <w:szCs w:val="16"/>
                  </w:rPr>
                </w:rPrChange>
              </w:rPr>
            </w:pPr>
          </w:p>
        </w:tc>
      </w:tr>
    </w:tbl>
    <w:p w:rsidR="00960003" w:rsidRDefault="00960003">
      <w:pPr>
        <w:rPr>
          <w:ins w:id="2174" w:author="AdminKK" w:date="2017-09-25T15:09:00Z"/>
        </w:rPr>
        <w:pPrChange w:id="2175" w:author="AdminKK" w:date="2017-09-25T15:09:00Z">
          <w:pPr>
            <w:spacing w:after="0" w:line="240" w:lineRule="auto"/>
          </w:pPr>
        </w:pPrChange>
      </w:pPr>
    </w:p>
    <w:p w:rsidR="004905FD" w:rsidRDefault="004905FD">
      <w:pPr>
        <w:rPr>
          <w:ins w:id="2176" w:author="AdminKK" w:date="2017-09-25T16:34:00Z"/>
        </w:rPr>
      </w:pPr>
      <w:ins w:id="2177" w:author="AdminKK" w:date="2017-09-25T16:34:00Z">
        <w:r>
          <w:br w:type="page"/>
        </w:r>
      </w:ins>
    </w:p>
    <w:p w:rsidR="00960003" w:rsidRDefault="004905FD">
      <w:pPr>
        <w:pStyle w:val="Heading4"/>
        <w:rPr>
          <w:ins w:id="2178" w:author="AdminKK" w:date="2017-09-25T15:09:00Z"/>
        </w:rPr>
        <w:pPrChange w:id="2179" w:author="AdminKK" w:date="2017-09-25T16:34:00Z">
          <w:pPr>
            <w:spacing w:after="0" w:line="240" w:lineRule="auto"/>
          </w:pPr>
        </w:pPrChange>
      </w:pPr>
      <w:ins w:id="2180" w:author="AdminKK" w:date="2017-09-25T16:34:00Z">
        <w:r>
          <w:lastRenderedPageBreak/>
          <w:t xml:space="preserve">Action : </w:t>
        </w:r>
      </w:ins>
      <w:ins w:id="2181" w:author="AdminKK" w:date="2017-09-25T16:35:00Z">
        <w:r>
          <w:rPr>
            <w:rFonts w:hint="cs"/>
            <w:cs/>
          </w:rPr>
          <w:t>โหลดข้อมูล</w:t>
        </w:r>
        <w:r w:rsidR="003D1725">
          <w:t xml:space="preserve"> Cont</w:t>
        </w:r>
      </w:ins>
      <w:ins w:id="2182" w:author="AdminKK" w:date="2017-09-25T16:45:00Z">
        <w:r w:rsidR="003D1725">
          <w:t>a</w:t>
        </w:r>
      </w:ins>
      <w:ins w:id="2183" w:author="AdminKK" w:date="2017-09-25T16:35:00Z">
        <w:r>
          <w:t>ct</w:t>
        </w:r>
      </w:ins>
    </w:p>
    <w:p w:rsidR="00960003" w:rsidRDefault="004905FD">
      <w:pPr>
        <w:pStyle w:val="ListParagraph"/>
        <w:numPr>
          <w:ilvl w:val="0"/>
          <w:numId w:val="290"/>
        </w:numPr>
        <w:rPr>
          <w:ins w:id="2184" w:author="AdminKK" w:date="2017-09-25T16:35:00Z"/>
        </w:rPr>
        <w:pPrChange w:id="2185" w:author="AdminKK" w:date="2017-09-25T16:35:00Z">
          <w:pPr>
            <w:spacing w:after="0" w:line="240" w:lineRule="auto"/>
          </w:pPr>
        </w:pPrChange>
      </w:pPr>
      <w:ins w:id="2186" w:author="AdminKK" w:date="2017-09-25T16:35:00Z">
        <w:r>
          <w:rPr>
            <w:rFonts w:hint="cs"/>
            <w:cs/>
          </w:rPr>
          <w:t>ขั้นตอนการทำงาน</w:t>
        </w:r>
      </w:ins>
    </w:p>
    <w:p w:rsidR="004905FD" w:rsidRDefault="004905FD">
      <w:pPr>
        <w:pStyle w:val="ListParagraph"/>
        <w:numPr>
          <w:ilvl w:val="1"/>
          <w:numId w:val="290"/>
        </w:numPr>
        <w:rPr>
          <w:ins w:id="2187" w:author="AdminKK" w:date="2017-09-25T16:36:00Z"/>
        </w:rPr>
        <w:pPrChange w:id="2188" w:author="AdminKK" w:date="2017-09-25T16:35:00Z">
          <w:pPr>
            <w:spacing w:after="0" w:line="240" w:lineRule="auto"/>
          </w:pPr>
        </w:pPrChange>
      </w:pPr>
      <w:ins w:id="2189" w:author="AdminKK" w:date="2017-09-25T16:35:00Z">
        <w:r>
          <w:rPr>
            <w:rFonts w:hint="cs"/>
            <w:cs/>
          </w:rPr>
          <w:t xml:space="preserve">ผู้ใช้คลิกปุ่ม </w:t>
        </w:r>
        <w:r>
          <w:rPr>
            <w:noProof/>
          </w:rPr>
          <w:drawing>
            <wp:inline distT="0" distB="0" distL="0" distR="0" wp14:anchorId="3756C72A" wp14:editId="172359D9">
              <wp:extent cx="171429" cy="180952"/>
              <wp:effectExtent l="0" t="0" r="63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29" cy="1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cs"/>
            <w:cs/>
          </w:rPr>
          <w:t xml:space="preserve"> จาก</w:t>
        </w:r>
      </w:ins>
      <w:ins w:id="2190" w:author="AdminKK" w:date="2017-09-25T16:36:00Z">
        <w:r>
          <w:rPr>
            <w:rFonts w:hint="cs"/>
            <w:cs/>
          </w:rPr>
          <w:t xml:space="preserve"> </w:t>
        </w:r>
        <w:r>
          <w:t xml:space="preserve">Textbox Subscription Type </w:t>
        </w:r>
        <w:r>
          <w:rPr>
            <w:rFonts w:hint="cs"/>
            <w:cs/>
          </w:rPr>
          <w:t xml:space="preserve">ใน </w:t>
        </w:r>
        <w:r>
          <w:t>Section Contact Profile Information</w:t>
        </w:r>
      </w:ins>
    </w:p>
    <w:p w:rsidR="004905FD" w:rsidRDefault="004905FD">
      <w:pPr>
        <w:pStyle w:val="ListParagraph"/>
        <w:numPr>
          <w:ilvl w:val="1"/>
          <w:numId w:val="290"/>
        </w:numPr>
        <w:rPr>
          <w:ins w:id="2191" w:author="AdminKK" w:date="2017-09-25T16:37:00Z"/>
        </w:rPr>
        <w:pPrChange w:id="2192" w:author="AdminKK" w:date="2017-09-25T16:35:00Z">
          <w:pPr>
            <w:spacing w:after="0" w:line="240" w:lineRule="auto"/>
          </w:pPr>
        </w:pPrChange>
      </w:pPr>
      <w:ins w:id="2193" w:author="AdminKK" w:date="2017-09-25T16:36:00Z">
        <w:r>
          <w:rPr>
            <w:rFonts w:hint="cs"/>
            <w:cs/>
          </w:rPr>
          <w:t xml:space="preserve">ระบบทำการค้นหาข้อมูล </w:t>
        </w:r>
        <w:r>
          <w:t xml:space="preserve">Contact </w:t>
        </w:r>
        <w:r>
          <w:rPr>
            <w:rFonts w:hint="cs"/>
            <w:cs/>
          </w:rPr>
          <w:t>ภายใต้ลูกค้าที่เลือก โดยคิวรี่ดังนี้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194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195" w:author="AdminKK" w:date="2017-09-25T16:50:00Z">
            <w:rPr>
              <w:ins w:id="2196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197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198" w:author="AdminKK" w:date="2017-09-25T16:44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199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SELECT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0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0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0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CUSTOMER_CONTACT_ID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0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0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205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206" w:author="AdminKK" w:date="2017-09-25T16:50:00Z">
            <w:rPr>
              <w:ins w:id="2207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208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09" w:author="AdminKK" w:date="2017-09-25T16:44:00Z"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1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1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1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CARD_NO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1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1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1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1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FIRST_NAME_TH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1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1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1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2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LAST_NAME_TH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2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2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2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2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FIRST_NAME_EN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2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2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2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2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LAST_NAME_EN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2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230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231" w:author="AdminKK" w:date="2017-09-25T16:50:00Z">
            <w:rPr>
              <w:ins w:id="2232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233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34" w:author="AdminKK" w:date="2017-09-25T16:44:00Z"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3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RL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3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3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RELATIONSHIP_NAME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3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3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4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4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ACCOUNT_NO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4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4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4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4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KKCIS_ID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4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4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4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4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CONTACT_ID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5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5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5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5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ACCOUNT_ID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5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5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5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5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RELATIONSHIP_ID 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258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259" w:author="AdminKK" w:date="2017-09-25T16:50:00Z">
            <w:rPr>
              <w:ins w:id="2260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261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62" w:author="AdminKK" w:date="2017-09-25T16:44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263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FROM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6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[TB_M_CUSTOMER_CONTACT]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265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AS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6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267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268" w:author="AdminKK" w:date="2017-09-25T16:50:00Z">
            <w:rPr>
              <w:ins w:id="2269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270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71" w:author="AdminKK" w:date="2017-09-25T16:44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7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INNER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7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7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JOIN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7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TB_M_CONTACT CT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276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ON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7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7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7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CONTACT_ID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8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8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8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8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CONTACT_ID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284" w:author="AdminKK" w:date="2017-09-25T16:44:00Z"/>
          <w:rFonts w:ascii="Consolas" w:eastAsiaTheme="minorHAnsi" w:hAnsi="Consolas" w:cs="Consolas"/>
          <w:color w:val="000000"/>
          <w:sz w:val="16"/>
          <w:szCs w:val="16"/>
          <w:rPrChange w:id="2285" w:author="AdminKK" w:date="2017-09-25T16:50:00Z">
            <w:rPr>
              <w:ins w:id="2286" w:author="AdminKK" w:date="2017-09-25T16:44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287" w:author="AdminKK" w:date="2017-09-25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88" w:author="AdminKK" w:date="2017-09-25T16:44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8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INNER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9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9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JOIN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9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TB_M_RELATIONSHIP RL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293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ON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9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RL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9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9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9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29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29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0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RELATIONSHIP_ID</w:t>
        </w:r>
      </w:ins>
    </w:p>
    <w:p w:rsidR="003952B4" w:rsidRPr="003D1725" w:rsidRDefault="00395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01" w:author="AdminKK" w:date="2017-09-25T16:37:00Z"/>
          <w:sz w:val="16"/>
          <w:szCs w:val="16"/>
          <w:rPrChange w:id="2302" w:author="AdminKK" w:date="2017-09-25T16:50:00Z">
            <w:rPr>
              <w:ins w:id="2303" w:author="AdminKK" w:date="2017-09-25T16:37:00Z"/>
            </w:rPr>
          </w:rPrChange>
        </w:rPr>
        <w:pPrChange w:id="2304" w:author="AdminKK" w:date="2017-09-25T16:44:00Z">
          <w:pPr>
            <w:spacing w:after="0" w:line="240" w:lineRule="auto"/>
          </w:pPr>
        </w:pPrChange>
      </w:pPr>
      <w:ins w:id="2305" w:author="AdminKK" w:date="2017-09-25T16:44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306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WHERE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0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0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0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[KKCIS_ID]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1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1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312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'CustomerNumber'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1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1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1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1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1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[RELATIONSHIP_ID]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1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IS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1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2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NOT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2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2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NULL</w:t>
        </w:r>
      </w:ins>
    </w:p>
    <w:p w:rsidR="004905FD" w:rsidRDefault="004905FD">
      <w:pPr>
        <w:rPr>
          <w:ins w:id="2323" w:author="AdminKK" w:date="2017-09-25T16:36:00Z"/>
        </w:rPr>
        <w:pPrChange w:id="2324" w:author="AdminKK" w:date="2017-09-25T16:37:00Z">
          <w:pPr>
            <w:spacing w:after="0" w:line="240" w:lineRule="auto"/>
          </w:pPr>
        </w:pPrChange>
      </w:pPr>
    </w:p>
    <w:p w:rsidR="004905FD" w:rsidRDefault="008A2761">
      <w:pPr>
        <w:pStyle w:val="ListParagraph"/>
        <w:numPr>
          <w:ilvl w:val="0"/>
          <w:numId w:val="290"/>
        </w:numPr>
        <w:rPr>
          <w:ins w:id="2325" w:author="AdminKK" w:date="2017-09-25T16:46:00Z"/>
        </w:rPr>
        <w:pPrChange w:id="2326" w:author="AdminKK" w:date="2017-09-25T16:45:00Z">
          <w:pPr>
            <w:spacing w:after="0" w:line="240" w:lineRule="auto"/>
          </w:pPr>
        </w:pPrChange>
      </w:pPr>
      <w:ins w:id="2327" w:author="AdminKK" w:date="2017-09-25T16:45:00Z">
        <w:r>
          <w:rPr>
            <w:rFonts w:hint="cs"/>
            <w:cs/>
          </w:rPr>
          <w:t xml:space="preserve">แสดงผลลัพธ์การค้นหาในหน้าจอรายละเอียดตาม </w:t>
        </w:r>
        <w:r>
          <w:t>Screen Design</w:t>
        </w:r>
        <w:r>
          <w:rPr>
            <w:rFonts w:hint="cs"/>
            <w:cs/>
          </w:rPr>
          <w:t xml:space="preserve"> ผลการค้นหา </w:t>
        </w:r>
        <w:r>
          <w:t xml:space="preserve">Contact </w:t>
        </w:r>
        <w:r>
          <w:rPr>
            <w:rFonts w:hint="cs"/>
            <w:cs/>
          </w:rPr>
          <w:t>โดยแบ่งหน้า หน้าละ 10 รายการ</w:t>
        </w:r>
      </w:ins>
    </w:p>
    <w:p w:rsidR="003D1725" w:rsidRDefault="003D1725">
      <w:pPr>
        <w:rPr>
          <w:ins w:id="2328" w:author="AdminKK" w:date="2017-09-25T16:46:00Z"/>
        </w:rPr>
        <w:pPrChange w:id="2329" w:author="AdminKK" w:date="2017-09-25T16:46:00Z">
          <w:pPr>
            <w:spacing w:after="0" w:line="240" w:lineRule="auto"/>
          </w:pPr>
        </w:pPrChange>
      </w:pPr>
    </w:p>
    <w:p w:rsidR="003D1725" w:rsidRDefault="003D1725" w:rsidP="003D1725">
      <w:pPr>
        <w:pStyle w:val="Heading4"/>
        <w:rPr>
          <w:ins w:id="2330" w:author="AdminKK" w:date="2017-09-25T16:46:00Z"/>
        </w:rPr>
      </w:pPr>
      <w:ins w:id="2331" w:author="AdminKK" w:date="2017-09-25T16:46:00Z">
        <w:r>
          <w:t xml:space="preserve">Action : </w:t>
        </w:r>
        <w:r>
          <w:rPr>
            <w:rFonts w:hint="cs"/>
            <w:cs/>
          </w:rPr>
          <w:t>ค้นหาข้อมูล</w:t>
        </w:r>
        <w:r>
          <w:t xml:space="preserve"> Contact</w:t>
        </w:r>
      </w:ins>
    </w:p>
    <w:p w:rsidR="003D1725" w:rsidRDefault="003D1725">
      <w:pPr>
        <w:pStyle w:val="ListParagraph"/>
        <w:numPr>
          <w:ilvl w:val="0"/>
          <w:numId w:val="291"/>
        </w:numPr>
        <w:rPr>
          <w:ins w:id="2332" w:author="AdminKK" w:date="2017-09-25T16:46:00Z"/>
        </w:rPr>
        <w:pPrChange w:id="2333" w:author="AdminKK" w:date="2017-09-25T16:46:00Z">
          <w:pPr>
            <w:pStyle w:val="Heading4"/>
          </w:pPr>
        </w:pPrChange>
      </w:pPr>
      <w:ins w:id="2334" w:author="AdminKK" w:date="2017-09-25T16:46:00Z">
        <w:r>
          <w:rPr>
            <w:rFonts w:hint="cs"/>
            <w:cs/>
          </w:rPr>
          <w:t>ขั้นตอนการทำงาน</w:t>
        </w:r>
      </w:ins>
    </w:p>
    <w:p w:rsidR="003D1725" w:rsidRDefault="003D1725">
      <w:pPr>
        <w:pStyle w:val="ListParagraph"/>
        <w:numPr>
          <w:ilvl w:val="1"/>
          <w:numId w:val="291"/>
        </w:numPr>
        <w:rPr>
          <w:ins w:id="2335" w:author="AdminKK" w:date="2017-09-25T16:46:00Z"/>
        </w:rPr>
        <w:pPrChange w:id="2336" w:author="AdminKK" w:date="2017-09-25T16:46:00Z">
          <w:pPr>
            <w:pStyle w:val="Heading4"/>
          </w:pPr>
        </w:pPrChange>
      </w:pPr>
      <w:ins w:id="2337" w:author="AdminKK" w:date="2017-09-25T16:46:00Z">
        <w:r>
          <w:rPr>
            <w:rFonts w:hint="cs"/>
            <w:cs/>
          </w:rPr>
          <w:t xml:space="preserve">ระบบทำการค้นหาข้อมูล </w:t>
        </w:r>
        <w:r>
          <w:t xml:space="preserve">Contact </w:t>
        </w:r>
        <w:r>
          <w:rPr>
            <w:rFonts w:hint="cs"/>
            <w:cs/>
          </w:rPr>
          <w:t>ภายใต้ลูกค้าที่เลือก โดยคิวรี่ดังนี้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338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339" w:author="AdminKK" w:date="2017-09-25T16:50:00Z">
            <w:rPr>
              <w:ins w:id="2340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341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342" w:author="AdminKK" w:date="2017-09-25T16:50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343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SELECT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4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4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4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CUSTOMER_CONTACT_ID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4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4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349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350" w:author="AdminKK" w:date="2017-09-25T16:50:00Z">
            <w:rPr>
              <w:ins w:id="2351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352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353" w:author="AdminKK" w:date="2017-09-25T16:50:00Z"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5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5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5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CARD_NO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5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5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5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6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FIRST_NAME_TH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6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6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6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6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LAST_NAME_TH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6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6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6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6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FIRST_NAME_EN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6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7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7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7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LAST_NAME_EN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7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374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375" w:author="AdminKK" w:date="2017-09-25T16:50:00Z">
            <w:rPr>
              <w:ins w:id="2376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377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378" w:author="AdminKK" w:date="2017-09-25T16:50:00Z"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7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RL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8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8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RELATIONSHIP_NAME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8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8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8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8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ACCOUNT_NO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8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8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8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8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KKCIS_ID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9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9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9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9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CONTACT_ID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9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9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9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9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ACCOUNT_ID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39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,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39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0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0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RELATIONSHIP_ID 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02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03" w:author="AdminKK" w:date="2017-09-25T16:50:00Z">
            <w:rPr>
              <w:ins w:id="2404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05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06" w:author="AdminKK" w:date="2017-09-25T16:50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07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FROM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0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[TB_M_CUSTOMER_CONTACT]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09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AS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1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11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12" w:author="AdminKK" w:date="2017-09-25T16:50:00Z">
            <w:rPr>
              <w:ins w:id="2413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14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15" w:author="AdminKK" w:date="2017-09-25T16:50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1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INNER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1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1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JOIN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1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TB_M_CONTACT CT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20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ON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2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2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2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CONTACT_ID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2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2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2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2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CONTACT_ID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28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29" w:author="AdminKK" w:date="2017-09-25T16:50:00Z">
            <w:rPr>
              <w:ins w:id="2430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31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32" w:author="AdminKK" w:date="2017-09-25T16:50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3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INNER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3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3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JOIN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3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TB_M_RELATIONSHIP RL 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37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ON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3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RL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3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4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RELATIONSHIP_ID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4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4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43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4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RELATIONSHIP_ID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45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46" w:author="AdminKK" w:date="2017-09-25T16:50:00Z">
            <w:rPr>
              <w:ins w:id="2447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48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49" w:author="AdminKK" w:date="2017-09-25T16:50:00Z"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50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>WHERE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5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5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5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[KKCIS_ID]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5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5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456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'CustomerNumber'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5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5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5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6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6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[RELATIONSHIP_ID]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6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IS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6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6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NOT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6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6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NULL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67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68" w:author="AdminKK" w:date="2017-09-25T16:50:00Z">
            <w:rPr>
              <w:ins w:id="2469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70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71" w:author="AdminKK" w:date="2017-09-25T16:50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7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73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7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(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7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7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7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FIRST_NAME_TH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7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LIKE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7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480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'%FirstName%'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8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8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OR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8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84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8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FIRST_NAME_EN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8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LIKE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8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488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'%FirstName%'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8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)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2490" w:author="AdminKK" w:date="2017-09-25T16:50:00Z"/>
          <w:rFonts w:ascii="Consolas" w:eastAsiaTheme="minorHAnsi" w:hAnsi="Consolas" w:cs="Consolas"/>
          <w:color w:val="000000"/>
          <w:sz w:val="16"/>
          <w:szCs w:val="16"/>
          <w:rPrChange w:id="2491" w:author="AdminKK" w:date="2017-09-25T16:50:00Z">
            <w:rPr>
              <w:ins w:id="2492" w:author="AdminKK" w:date="2017-09-25T16:50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493" w:author="AdminKK" w:date="2017-09-25T16:5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494" w:author="AdminKK" w:date="2017-09-25T16:50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9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FF"/>
            <w:sz w:val="16"/>
            <w:szCs w:val="16"/>
            <w:rPrChange w:id="2496" w:author="AdminKK" w:date="2017-09-25T16:50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9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(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49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49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0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LAST_NAME_TH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01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LIKE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02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503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'%LastName%'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04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05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OR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06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07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08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LAST_NAME_EN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09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LIKE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10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511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'%LastName%'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1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)</w:t>
        </w:r>
      </w:ins>
    </w:p>
    <w:p w:rsidR="003D1725" w:rsidRPr="003D1725" w:rsidRDefault="003D1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513" w:author="AdminKK" w:date="2017-09-25T16:49:00Z"/>
          <w:sz w:val="16"/>
          <w:szCs w:val="16"/>
          <w:rPrChange w:id="2514" w:author="AdminKK" w:date="2017-09-25T16:50:00Z">
            <w:rPr>
              <w:ins w:id="2515" w:author="AdminKK" w:date="2017-09-25T16:49:00Z"/>
            </w:rPr>
          </w:rPrChange>
        </w:rPr>
        <w:pPrChange w:id="2516" w:author="AdminKK" w:date="2017-09-25T16:50:00Z">
          <w:pPr>
            <w:pStyle w:val="Heading4"/>
          </w:pPr>
        </w:pPrChange>
      </w:pPr>
      <w:ins w:id="2517" w:author="AdminKK" w:date="2017-09-25T16:50:00Z"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1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1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CT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2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21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CARD_NO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22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23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524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'CardNo'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25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26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AND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27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 xml:space="preserve"> CC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28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.</w:t>
        </w:r>
        <w:r w:rsidRPr="003D1725">
          <w:rPr>
            <w:rFonts w:ascii="Consolas" w:eastAsiaTheme="minorHAnsi" w:hAnsi="Consolas" w:cs="Consolas"/>
            <w:color w:val="000000"/>
            <w:sz w:val="16"/>
            <w:szCs w:val="16"/>
            <w:rPrChange w:id="2529" w:author="AdminKK" w:date="2017-09-25T16:50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t>ACCOUNT_NO</w:t>
        </w:r>
        <w:r w:rsidRPr="003D1725">
          <w:rPr>
            <w:rFonts w:ascii="Consolas" w:eastAsiaTheme="minorHAnsi" w:hAnsi="Consolas" w:cs="Consolas"/>
            <w:color w:val="808080"/>
            <w:sz w:val="16"/>
            <w:szCs w:val="16"/>
            <w:rPrChange w:id="2530" w:author="AdminKK" w:date="2017-09-25T16:50:00Z"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</w:rPrChange>
          </w:rPr>
          <w:t>=</w:t>
        </w:r>
        <w:r w:rsidRPr="003D1725">
          <w:rPr>
            <w:rFonts w:ascii="Consolas" w:eastAsiaTheme="minorHAnsi" w:hAnsi="Consolas" w:cs="Consolas"/>
            <w:color w:val="FF0000"/>
            <w:sz w:val="16"/>
            <w:szCs w:val="16"/>
            <w:rPrChange w:id="2531" w:author="AdminKK" w:date="2017-09-25T16:50:00Z"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</w:rPrChange>
          </w:rPr>
          <w:t>'AccountNo'</w:t>
        </w:r>
      </w:ins>
    </w:p>
    <w:p w:rsidR="003D1725" w:rsidRDefault="003D1725">
      <w:pPr>
        <w:rPr>
          <w:ins w:id="2532" w:author="AdminKK" w:date="2017-09-25T16:46:00Z"/>
        </w:rPr>
        <w:pPrChange w:id="2533" w:author="AdminKK" w:date="2017-09-25T16:47:00Z">
          <w:pPr>
            <w:pStyle w:val="Heading4"/>
          </w:pPr>
        </w:pPrChange>
      </w:pPr>
    </w:p>
    <w:p w:rsidR="003D1725" w:rsidRPr="00F37BAC" w:rsidRDefault="003D1725">
      <w:pPr>
        <w:pStyle w:val="ListParagraph"/>
        <w:numPr>
          <w:ilvl w:val="0"/>
          <w:numId w:val="291"/>
        </w:numPr>
        <w:rPr>
          <w:ins w:id="2534" w:author="AdminKK" w:date="2017-09-25T16:46:00Z"/>
        </w:rPr>
        <w:pPrChange w:id="2535" w:author="AdminKK" w:date="2017-09-25T16:46:00Z">
          <w:pPr>
            <w:pStyle w:val="Heading4"/>
          </w:pPr>
        </w:pPrChange>
      </w:pPr>
      <w:ins w:id="2536" w:author="AdminKK" w:date="2017-09-25T16:47:00Z">
        <w:r>
          <w:rPr>
            <w:rFonts w:hint="cs"/>
            <w:cs/>
          </w:rPr>
          <w:t xml:space="preserve">แสดงผลลัพธ์การค้นหาในหน้าจอรายละเอียดตาม </w:t>
        </w:r>
        <w:r>
          <w:t>Screen Design</w:t>
        </w:r>
        <w:r>
          <w:rPr>
            <w:rFonts w:hint="cs"/>
            <w:cs/>
          </w:rPr>
          <w:t xml:space="preserve"> ผลการค้นหา </w:t>
        </w:r>
        <w:r>
          <w:t xml:space="preserve">Contact </w:t>
        </w:r>
        <w:r>
          <w:rPr>
            <w:rFonts w:hint="cs"/>
            <w:cs/>
          </w:rPr>
          <w:t>โดยแบ่งหน้า หน้าละ 10 รายการ</w:t>
        </w:r>
      </w:ins>
    </w:p>
    <w:p w:rsidR="003D1725" w:rsidRDefault="003D1725">
      <w:pPr>
        <w:rPr>
          <w:ins w:id="2537" w:author="AdminKK" w:date="2017-09-25T16:58:00Z"/>
        </w:rPr>
        <w:pPrChange w:id="2538" w:author="AdminKK" w:date="2017-09-25T16:46:00Z">
          <w:pPr>
            <w:spacing w:after="0" w:line="240" w:lineRule="auto"/>
          </w:pPr>
        </w:pPrChange>
      </w:pPr>
    </w:p>
    <w:p w:rsidR="004E5491" w:rsidRDefault="004E5491">
      <w:pPr>
        <w:pStyle w:val="Heading4"/>
        <w:rPr>
          <w:ins w:id="2539" w:author="AdminKK" w:date="2017-09-25T16:58:00Z"/>
        </w:rPr>
        <w:pPrChange w:id="2540" w:author="AdminKK" w:date="2017-09-25T16:58:00Z">
          <w:pPr>
            <w:spacing w:after="0" w:line="240" w:lineRule="auto"/>
          </w:pPr>
        </w:pPrChange>
      </w:pPr>
      <w:ins w:id="2541" w:author="AdminKK" w:date="2017-09-25T16:58:00Z">
        <w:r>
          <w:t>Action : New Contact</w:t>
        </w:r>
      </w:ins>
    </w:p>
    <w:p w:rsidR="004E5491" w:rsidRDefault="002D06D7">
      <w:pPr>
        <w:pStyle w:val="ListParagraph"/>
        <w:numPr>
          <w:ilvl w:val="0"/>
          <w:numId w:val="292"/>
        </w:numPr>
        <w:rPr>
          <w:ins w:id="2542" w:author="AdminKK" w:date="2017-09-25T16:59:00Z"/>
        </w:rPr>
        <w:pPrChange w:id="2543" w:author="AdminKK" w:date="2017-09-25T16:59:00Z">
          <w:pPr>
            <w:spacing w:after="0" w:line="240" w:lineRule="auto"/>
          </w:pPr>
        </w:pPrChange>
      </w:pPr>
      <w:ins w:id="2544" w:author="AdminKK" w:date="2017-09-25T16:59:00Z">
        <w:r>
          <w:rPr>
            <w:rFonts w:hint="cs"/>
            <w:cs/>
          </w:rPr>
          <w:t>ขั้นตอนการทำงาน</w:t>
        </w:r>
      </w:ins>
    </w:p>
    <w:p w:rsidR="002D06D7" w:rsidRDefault="002D06D7">
      <w:pPr>
        <w:pStyle w:val="ListParagraph"/>
        <w:numPr>
          <w:ilvl w:val="1"/>
          <w:numId w:val="292"/>
        </w:numPr>
        <w:rPr>
          <w:ins w:id="2545" w:author="AdminKK" w:date="2017-09-25T16:59:00Z"/>
        </w:rPr>
        <w:pPrChange w:id="2546" w:author="AdminKK" w:date="2017-09-25T16:59:00Z">
          <w:pPr>
            <w:spacing w:after="0" w:line="240" w:lineRule="auto"/>
          </w:pPr>
        </w:pPrChange>
      </w:pPr>
      <w:ins w:id="2547" w:author="AdminKK" w:date="2017-09-25T16:59:00Z">
        <w:r>
          <w:rPr>
            <w:rFonts w:hint="cs"/>
            <w:cs/>
          </w:rPr>
          <w:t xml:space="preserve">แสดงหน้าจอสำหรับเพิ่ม </w:t>
        </w:r>
        <w:r>
          <w:t xml:space="preserve">Contact </w:t>
        </w:r>
        <w:r>
          <w:rPr>
            <w:rFonts w:hint="cs"/>
            <w:cs/>
          </w:rPr>
          <w:t xml:space="preserve">โดยแสดงเป็น </w:t>
        </w:r>
        <w:r>
          <w:t>Dialog</w:t>
        </w:r>
      </w:ins>
    </w:p>
    <w:p w:rsidR="002D06D7" w:rsidRDefault="002D06D7">
      <w:pPr>
        <w:pStyle w:val="ListParagraph"/>
        <w:numPr>
          <w:ilvl w:val="1"/>
          <w:numId w:val="292"/>
        </w:numPr>
        <w:rPr>
          <w:ins w:id="2548" w:author="AdminKK" w:date="2017-09-25T17:02:00Z"/>
        </w:rPr>
        <w:pPrChange w:id="2549" w:author="AdminKK" w:date="2017-09-25T16:59:00Z">
          <w:pPr>
            <w:spacing w:after="0" w:line="240" w:lineRule="auto"/>
          </w:pPr>
        </w:pPrChange>
      </w:pPr>
      <w:ins w:id="2550" w:author="AdminKK" w:date="2017-09-25T16:59:00Z">
        <w:r>
          <w:t>Target URL:</w:t>
        </w:r>
        <w:r>
          <w:rPr>
            <w:rFonts w:hint="cs"/>
            <w:cs/>
          </w:rPr>
          <w:t xml:space="preserve"> </w:t>
        </w:r>
        <w:r>
          <w:t>~/</w:t>
        </w:r>
        <w:r>
          <w:rPr>
            <w:lang w:val="en-GB"/>
          </w:rPr>
          <w:t>ServiceRequest</w:t>
        </w:r>
      </w:ins>
      <w:ins w:id="2551" w:author="AdminKK" w:date="2017-09-25T17:02:00Z">
        <w:r>
          <w:t>/</w:t>
        </w:r>
        <w:r w:rsidRPr="002D06D7">
          <w:rPr>
            <w:lang w:val="en-GB"/>
            <w:rPrChange w:id="2552" w:author="AdminKK" w:date="2017-09-25T17:02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t>GetAccountRelationSection</w:t>
        </w:r>
      </w:ins>
    </w:p>
    <w:p w:rsidR="002D06D7" w:rsidRDefault="002D06D7">
      <w:pPr>
        <w:pStyle w:val="ListParagraph"/>
        <w:numPr>
          <w:ilvl w:val="1"/>
          <w:numId w:val="292"/>
        </w:numPr>
        <w:rPr>
          <w:ins w:id="2553" w:author="AdminKK" w:date="2017-09-25T17:04:00Z"/>
        </w:rPr>
        <w:pPrChange w:id="2554" w:author="AdminKK" w:date="2017-09-25T16:59:00Z">
          <w:pPr>
            <w:spacing w:after="0" w:line="240" w:lineRule="auto"/>
          </w:pPr>
        </w:pPrChange>
      </w:pPr>
      <w:ins w:id="2555" w:author="AdminKK" w:date="2017-09-25T17:02:00Z">
        <w:r>
          <w:t xml:space="preserve">View </w:t>
        </w:r>
      </w:ins>
      <w:ins w:id="2556" w:author="AdminKK" w:date="2017-09-25T17:03:00Z">
        <w:r>
          <w:t>~/Views/ServiceRequest</w:t>
        </w:r>
        <w:r w:rsidRPr="002D06D7">
          <w:rPr>
            <w:lang w:val="en-GB"/>
            <w:rPrChange w:id="2557" w:author="AdminKK" w:date="2017-09-25T17:03:00Z">
              <w:rPr/>
            </w:rPrChange>
          </w:rPr>
          <w:t>/_AccountRelationSection.cshtml</w:t>
        </w:r>
      </w:ins>
    </w:p>
    <w:p w:rsidR="002D06D7" w:rsidRDefault="002D06D7">
      <w:pPr>
        <w:pStyle w:val="ListParagraph"/>
        <w:numPr>
          <w:ilvl w:val="1"/>
          <w:numId w:val="292"/>
        </w:numPr>
        <w:rPr>
          <w:ins w:id="2558" w:author="AdminKK" w:date="2017-09-25T16:59:00Z"/>
        </w:rPr>
        <w:pPrChange w:id="2559" w:author="AdminKK" w:date="2017-09-25T16:59:00Z">
          <w:pPr>
            <w:spacing w:after="0" w:line="240" w:lineRule="auto"/>
          </w:pPr>
        </w:pPrChange>
      </w:pPr>
      <w:ins w:id="2560" w:author="AdminKK" w:date="2017-09-25T17:04:00Z">
        <w:r>
          <w:t>Parameter : CustomerNumber</w:t>
        </w:r>
      </w:ins>
    </w:p>
    <w:p w:rsidR="002D06D7" w:rsidRDefault="002D06D7">
      <w:pPr>
        <w:rPr>
          <w:ins w:id="2561" w:author="AdminKK" w:date="2017-09-25T17:04:00Z"/>
        </w:rPr>
        <w:pPrChange w:id="2562" w:author="AdminKK" w:date="2017-09-25T17:04:00Z">
          <w:pPr>
            <w:spacing w:after="0" w:line="240" w:lineRule="auto"/>
          </w:pPr>
        </w:pPrChange>
      </w:pPr>
    </w:p>
    <w:p w:rsidR="002D06D7" w:rsidRDefault="002D06D7">
      <w:pPr>
        <w:rPr>
          <w:ins w:id="2563" w:author="AdminKK" w:date="2017-09-25T17:05:00Z"/>
          <w:color w:val="0000CC"/>
          <w:u w:val="single"/>
        </w:rPr>
      </w:pPr>
      <w:ins w:id="2564" w:author="AdminKK" w:date="2017-09-25T17:05:00Z">
        <w:r>
          <w:br w:type="page"/>
        </w:r>
      </w:ins>
    </w:p>
    <w:p w:rsidR="002D06D7" w:rsidRDefault="002D06D7" w:rsidP="002D06D7">
      <w:pPr>
        <w:pStyle w:val="Heading4"/>
        <w:rPr>
          <w:ins w:id="2565" w:author="AdminKK" w:date="2017-09-25T17:04:00Z"/>
        </w:rPr>
      </w:pPr>
      <w:ins w:id="2566" w:author="AdminKK" w:date="2017-09-25T17:04:00Z">
        <w:r>
          <w:lastRenderedPageBreak/>
          <w:t xml:space="preserve">Action : </w:t>
        </w:r>
      </w:ins>
      <w:ins w:id="2567" w:author="AdminKK" w:date="2017-09-25T17:05:00Z">
        <w:r>
          <w:rPr>
            <w:rFonts w:hint="cs"/>
            <w:cs/>
          </w:rPr>
          <w:t xml:space="preserve">เลือก </w:t>
        </w:r>
        <w:r>
          <w:t>Contact</w:t>
        </w:r>
      </w:ins>
    </w:p>
    <w:p w:rsidR="002D06D7" w:rsidRDefault="002D06D7">
      <w:pPr>
        <w:pStyle w:val="ListParagraph"/>
        <w:numPr>
          <w:ilvl w:val="0"/>
          <w:numId w:val="293"/>
        </w:numPr>
        <w:rPr>
          <w:ins w:id="2568" w:author="AdminKK" w:date="2017-09-25T17:05:00Z"/>
        </w:rPr>
        <w:pPrChange w:id="2569" w:author="AdminKK" w:date="2017-09-25T17:05:00Z">
          <w:pPr>
            <w:spacing w:after="0" w:line="240" w:lineRule="auto"/>
          </w:pPr>
        </w:pPrChange>
      </w:pPr>
      <w:ins w:id="2570" w:author="AdminKK" w:date="2017-09-25T17:05:00Z">
        <w:r>
          <w:rPr>
            <w:rFonts w:hint="cs"/>
            <w:cs/>
          </w:rPr>
          <w:t>ขั้นตอนการทำงาน</w:t>
        </w:r>
      </w:ins>
    </w:p>
    <w:p w:rsidR="002D06D7" w:rsidRDefault="002D06D7">
      <w:pPr>
        <w:pStyle w:val="ListParagraph"/>
        <w:numPr>
          <w:ilvl w:val="1"/>
          <w:numId w:val="293"/>
        </w:numPr>
        <w:rPr>
          <w:ins w:id="2571" w:author="AdminKK" w:date="2017-09-25T17:05:00Z"/>
        </w:rPr>
        <w:pPrChange w:id="2572" w:author="AdminKK" w:date="2017-09-25T17:05:00Z">
          <w:pPr>
            <w:spacing w:after="0" w:line="240" w:lineRule="auto"/>
          </w:pPr>
        </w:pPrChange>
      </w:pPr>
      <w:ins w:id="2573" w:author="AdminKK" w:date="2017-09-25T17:05:00Z">
        <w:r>
          <w:rPr>
            <w:rFonts w:hint="cs"/>
            <w:cs/>
          </w:rPr>
          <w:t xml:space="preserve">ผู้ใช้ใส่เงื่อนไขและคลิกปุ่ม </w:t>
        </w:r>
        <w:r>
          <w:t>Search</w:t>
        </w:r>
      </w:ins>
    </w:p>
    <w:p w:rsidR="002D06D7" w:rsidRDefault="002D06D7">
      <w:pPr>
        <w:pStyle w:val="ListParagraph"/>
        <w:numPr>
          <w:ilvl w:val="1"/>
          <w:numId w:val="293"/>
        </w:numPr>
        <w:rPr>
          <w:ins w:id="2574" w:author="AdminKK" w:date="2017-09-25T17:06:00Z"/>
        </w:rPr>
        <w:pPrChange w:id="2575" w:author="AdminKK" w:date="2017-09-25T17:05:00Z">
          <w:pPr>
            <w:spacing w:after="0" w:line="240" w:lineRule="auto"/>
          </w:pPr>
        </w:pPrChange>
      </w:pPr>
      <w:ins w:id="2576" w:author="AdminKK" w:date="2017-09-25T17:05:00Z">
        <w:r>
          <w:rPr>
            <w:rFonts w:hint="cs"/>
            <w:cs/>
          </w:rPr>
          <w:t xml:space="preserve">ระบบทำการค้นหาข้อมูล </w:t>
        </w:r>
        <w:r>
          <w:t xml:space="preserve">Contact </w:t>
        </w:r>
      </w:ins>
      <w:ins w:id="2577" w:author="AdminKK" w:date="2017-09-25T17:06:00Z">
        <w:r>
          <w:rPr>
            <w:rFonts w:hint="cs"/>
            <w:cs/>
          </w:rPr>
          <w:t xml:space="preserve">และแสดงข้อมูลใน </w:t>
        </w:r>
        <w:r>
          <w:t>List</w:t>
        </w:r>
      </w:ins>
    </w:p>
    <w:p w:rsidR="002D06D7" w:rsidRDefault="002D06D7">
      <w:pPr>
        <w:pStyle w:val="ListParagraph"/>
        <w:numPr>
          <w:ilvl w:val="1"/>
          <w:numId w:val="293"/>
        </w:numPr>
        <w:rPr>
          <w:ins w:id="2578" w:author="AdminKK" w:date="2017-09-25T17:05:00Z"/>
        </w:rPr>
        <w:pPrChange w:id="2579" w:author="AdminKK" w:date="2017-09-25T17:05:00Z">
          <w:pPr>
            <w:spacing w:after="0" w:line="240" w:lineRule="auto"/>
          </w:pPr>
        </w:pPrChange>
      </w:pPr>
      <w:ins w:id="2580" w:author="AdminKK" w:date="2017-09-25T17:06:00Z">
        <w:r>
          <w:rPr>
            <w:rFonts w:hint="cs"/>
            <w:cs/>
          </w:rPr>
          <w:t>ผู้ใช้คลิกปุ่ม เลือก</w:t>
        </w:r>
      </w:ins>
    </w:p>
    <w:p w:rsidR="002D06D7" w:rsidRDefault="002D06D7">
      <w:pPr>
        <w:pStyle w:val="ListParagraph"/>
        <w:numPr>
          <w:ilvl w:val="0"/>
          <w:numId w:val="293"/>
        </w:numPr>
        <w:rPr>
          <w:ins w:id="2581" w:author="AdminKK" w:date="2017-09-25T17:06:00Z"/>
        </w:rPr>
        <w:pPrChange w:id="2582" w:author="AdminKK" w:date="2017-09-25T17:05:00Z">
          <w:pPr>
            <w:spacing w:after="0" w:line="240" w:lineRule="auto"/>
          </w:pPr>
        </w:pPrChange>
      </w:pPr>
      <w:ins w:id="2583" w:author="AdminKK" w:date="2017-09-25T17:06:00Z">
        <w:r>
          <w:rPr>
            <w:rFonts w:hint="cs"/>
            <w:cs/>
          </w:rPr>
          <w:t xml:space="preserve">แสดงข้อมูลใน </w:t>
        </w:r>
        <w:r>
          <w:t xml:space="preserve">Section Contact Profile Information </w:t>
        </w:r>
        <w:r>
          <w:rPr>
            <w:rFonts w:hint="cs"/>
            <w:cs/>
          </w:rPr>
          <w:t>รายละเอียดดังนี้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1"/>
        <w:gridCol w:w="1969"/>
        <w:gridCol w:w="3419"/>
        <w:gridCol w:w="3797"/>
      </w:tblGrid>
      <w:tr w:rsidR="002D06D7" w:rsidRPr="00C341F3" w:rsidTr="00F37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2584" w:author="AdminKK" w:date="2017-09-25T17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6D7" w:rsidRPr="00C341F3" w:rsidRDefault="002D06D7" w:rsidP="00F37BAC">
            <w:pPr>
              <w:pStyle w:val="TableHeader"/>
              <w:rPr>
                <w:ins w:id="2585" w:author="AdminKK" w:date="2017-09-25T17:07:00Z"/>
                <w:sz w:val="16"/>
                <w:szCs w:val="16"/>
              </w:rPr>
            </w:pPr>
            <w:ins w:id="2586" w:author="AdminKK" w:date="2017-09-25T17:07:00Z">
              <w:r w:rsidRPr="00C341F3">
                <w:rPr>
                  <w:sz w:val="16"/>
                  <w:szCs w:val="16"/>
                </w:rPr>
                <w:t>#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6D7" w:rsidRPr="00C341F3" w:rsidRDefault="002D06D7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87" w:author="AdminKK" w:date="2017-09-25T17:07:00Z"/>
                <w:sz w:val="16"/>
                <w:szCs w:val="16"/>
              </w:rPr>
            </w:pPr>
            <w:ins w:id="2588" w:author="AdminKK" w:date="2017-09-25T17:07:00Z">
              <w:r w:rsidRPr="00C341F3">
                <w:rPr>
                  <w:sz w:val="16"/>
                  <w:szCs w:val="16"/>
                </w:rPr>
                <w:t>Field Name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6D7" w:rsidRPr="00C341F3" w:rsidRDefault="002D06D7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89" w:author="AdminKK" w:date="2017-09-25T17:07:00Z"/>
                <w:sz w:val="16"/>
                <w:szCs w:val="16"/>
              </w:rPr>
            </w:pPr>
            <w:ins w:id="2590" w:author="AdminKK" w:date="2017-09-25T17:07:00Z">
              <w:r w:rsidRPr="00C341F3">
                <w:rPr>
                  <w:sz w:val="16"/>
                  <w:szCs w:val="16"/>
                </w:rPr>
                <w:t>Description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6D7" w:rsidRPr="00C341F3" w:rsidRDefault="002D06D7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91" w:author="AdminKK" w:date="2017-09-25T17:07:00Z"/>
                <w:sz w:val="16"/>
                <w:szCs w:val="16"/>
              </w:rPr>
            </w:pPr>
            <w:ins w:id="2592" w:author="AdminKK" w:date="2017-09-25T17:07:00Z">
              <w:r w:rsidRPr="00C341F3">
                <w:rPr>
                  <w:sz w:val="16"/>
                  <w:szCs w:val="16"/>
                </w:rPr>
                <w:t>Remark</w:t>
              </w:r>
            </w:ins>
          </w:p>
        </w:tc>
      </w:tr>
      <w:tr w:rsidR="002D06D7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593" w:author="AdminKK" w:date="2017-09-25T17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783C13" w:rsidP="00F37BAC">
            <w:pPr>
              <w:pStyle w:val="TableContent"/>
              <w:rPr>
                <w:ins w:id="2594" w:author="AdminKK" w:date="2017-09-25T17:07:00Z"/>
                <w:sz w:val="16"/>
                <w:szCs w:val="16"/>
              </w:rPr>
            </w:pPr>
            <w:ins w:id="2595" w:author="AdminKK" w:date="2017-09-25T17:40:00Z">
              <w:r>
                <w:rPr>
                  <w:sz w:val="16"/>
                  <w:szCs w:val="16"/>
                </w:rPr>
                <w:t>1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6" w:author="AdminKK" w:date="2017-09-25T17:07:00Z"/>
                <w:sz w:val="16"/>
                <w:szCs w:val="16"/>
              </w:rPr>
            </w:pPr>
            <w:ins w:id="2597" w:author="AdminKK" w:date="2017-09-25T17:07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98" w:author="AdminKK" w:date="2017-09-25T17:07:00Z"/>
                <w:sz w:val="16"/>
                <w:szCs w:val="16"/>
              </w:rPr>
            </w:pPr>
            <w:ins w:id="2599" w:author="AdminKK" w:date="2017-09-25T17:07:00Z">
              <w:r w:rsidRPr="00503C70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.CARD_NO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00" w:author="AdminKK" w:date="2017-09-25T17:07:00Z"/>
                <w:sz w:val="16"/>
                <w:szCs w:val="16"/>
                <w:cs/>
              </w:rPr>
            </w:pPr>
          </w:p>
        </w:tc>
      </w:tr>
      <w:tr w:rsidR="002D06D7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01" w:author="AdminKK" w:date="2017-09-25T17:0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783C13" w:rsidP="00F37BAC">
            <w:pPr>
              <w:pStyle w:val="TableContent"/>
              <w:rPr>
                <w:ins w:id="2602" w:author="AdminKK" w:date="2017-09-25T17:08:00Z"/>
                <w:sz w:val="16"/>
                <w:szCs w:val="16"/>
                <w:cs/>
              </w:rPr>
            </w:pPr>
            <w:ins w:id="2603" w:author="AdminKK" w:date="2017-09-25T17:40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04" w:author="AdminKK" w:date="2017-09-25T17:08:00Z"/>
                <w:sz w:val="16"/>
                <w:szCs w:val="16"/>
              </w:rPr>
            </w:pPr>
            <w:ins w:id="2605" w:author="AdminKK" w:date="2017-09-25T17:08:00Z">
              <w:r>
                <w:rPr>
                  <w:rFonts w:hint="cs"/>
                  <w:sz w:val="16"/>
                  <w:szCs w:val="16"/>
                  <w:cs/>
                </w:rPr>
                <w:t>คำนำหน้า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503C70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06" w:author="AdminKK" w:date="2017-09-25T17:08:00Z"/>
                <w:sz w:val="16"/>
                <w:szCs w:val="16"/>
              </w:rPr>
            </w:pPr>
            <w:ins w:id="2607" w:author="AdminKK" w:date="2017-09-25T17:09:00Z">
              <w:r>
                <w:rPr>
                  <w:sz w:val="16"/>
                  <w:szCs w:val="16"/>
                </w:rPr>
                <w:t>TB_M_TITLE.TITLE_NAME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08" w:author="AdminKK" w:date="2017-09-25T17:08:00Z"/>
                <w:sz w:val="16"/>
                <w:szCs w:val="16"/>
                <w:cs/>
              </w:rPr>
            </w:pPr>
            <w:ins w:id="2609" w:author="AdminKK" w:date="2017-09-25T17:09:00Z">
              <w:r>
                <w:rPr>
                  <w:sz w:val="16"/>
                  <w:szCs w:val="16"/>
                </w:rPr>
                <w:t>Reference to TB_M_CONTACT.</w:t>
              </w:r>
            </w:ins>
            <w:ins w:id="2610" w:author="AdminKK" w:date="2017-09-25T17:10:00Z">
              <w:r>
                <w:rPr>
                  <w:sz w:val="16"/>
                  <w:szCs w:val="16"/>
                </w:rPr>
                <w:t>TITLE_TH_ID= TB_M_TITLE.TITLE_ID</w:t>
              </w:r>
            </w:ins>
          </w:p>
        </w:tc>
      </w:tr>
      <w:tr w:rsidR="002D06D7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611" w:author="AdminKK" w:date="2017-09-25T17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783C13" w:rsidP="00F37BAC">
            <w:pPr>
              <w:pStyle w:val="TableContent"/>
              <w:rPr>
                <w:ins w:id="2612" w:author="AdminKK" w:date="2017-09-25T17:07:00Z"/>
                <w:sz w:val="16"/>
                <w:szCs w:val="16"/>
                <w:cs/>
              </w:rPr>
            </w:pPr>
            <w:ins w:id="2613" w:author="AdminKK" w:date="2017-09-25T17:40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4" w:author="AdminKK" w:date="2017-09-25T17:07:00Z"/>
                <w:sz w:val="16"/>
                <w:szCs w:val="16"/>
                <w:cs/>
              </w:rPr>
            </w:pPr>
            <w:ins w:id="2615" w:author="AdminKK" w:date="2017-09-25T17:07:00Z">
              <w:r>
                <w:rPr>
                  <w:rFonts w:hint="cs"/>
                  <w:sz w:val="16"/>
                  <w:szCs w:val="16"/>
                  <w:cs/>
                </w:rPr>
                <w:t>ชื่อ</w:t>
              </w:r>
            </w:ins>
            <w:ins w:id="2616" w:author="AdminKK" w:date="2017-09-25T17:08:00Z">
              <w:r>
                <w:rPr>
                  <w:rFonts w:hint="cs"/>
                  <w:sz w:val="16"/>
                  <w:szCs w:val="16"/>
                  <w:cs/>
                </w:rPr>
                <w:t>ลูกค้า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7" w:author="AdminKK" w:date="2017-09-25T17:07:00Z"/>
                <w:sz w:val="16"/>
                <w:szCs w:val="16"/>
              </w:rPr>
            </w:pPr>
            <w:ins w:id="2618" w:author="AdminKK" w:date="2017-09-25T17:07:00Z">
              <w:r w:rsidRPr="00C341F3">
                <w:rPr>
                  <w:sz w:val="16"/>
                  <w:szCs w:val="16"/>
                </w:rPr>
                <w:t>TB_M_CONTACT.FIRST_NAME_TH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9" w:author="AdminKK" w:date="2017-09-25T17:07:00Z"/>
                <w:sz w:val="16"/>
                <w:szCs w:val="16"/>
                <w:cs/>
              </w:rPr>
            </w:pPr>
          </w:p>
        </w:tc>
      </w:tr>
      <w:tr w:rsidR="002D06D7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20" w:author="AdminKK" w:date="2017-09-25T17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783C13" w:rsidP="00F37BAC">
            <w:pPr>
              <w:pStyle w:val="TableContent"/>
              <w:rPr>
                <w:ins w:id="2621" w:author="AdminKK" w:date="2017-09-25T17:07:00Z"/>
                <w:sz w:val="16"/>
                <w:szCs w:val="16"/>
              </w:rPr>
            </w:pPr>
            <w:ins w:id="2622" w:author="AdminKK" w:date="2017-09-25T17:40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23" w:author="AdminKK" w:date="2017-09-25T17:07:00Z"/>
                <w:sz w:val="16"/>
                <w:szCs w:val="16"/>
                <w:cs/>
              </w:rPr>
            </w:pPr>
            <w:ins w:id="2624" w:author="AdminKK" w:date="2017-09-25T17:07:00Z">
              <w:r>
                <w:rPr>
                  <w:rFonts w:hint="cs"/>
                  <w:sz w:val="16"/>
                  <w:szCs w:val="16"/>
                  <w:cs/>
                </w:rPr>
                <w:t>นามสกุลผู้</w:t>
              </w:r>
            </w:ins>
            <w:ins w:id="2625" w:author="AdminKK" w:date="2017-09-25T17:08:00Z">
              <w:r>
                <w:rPr>
                  <w:rFonts w:hint="cs"/>
                  <w:sz w:val="16"/>
                  <w:szCs w:val="16"/>
                  <w:cs/>
                </w:rPr>
                <w:t>ลูกค้า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26" w:author="AdminKK" w:date="2017-09-25T17:07:00Z"/>
                <w:sz w:val="16"/>
                <w:szCs w:val="16"/>
              </w:rPr>
            </w:pPr>
            <w:ins w:id="2627" w:author="AdminKK" w:date="2017-09-25T17:07:00Z">
              <w:r w:rsidRPr="00C341F3">
                <w:rPr>
                  <w:sz w:val="16"/>
                  <w:szCs w:val="16"/>
                </w:rPr>
                <w:t>TB_M_CONTACT.</w:t>
              </w:r>
              <w:r>
                <w:rPr>
                  <w:sz w:val="16"/>
                  <w:szCs w:val="16"/>
                </w:rPr>
                <w:t>LAST</w:t>
              </w:r>
              <w:r w:rsidRPr="00C341F3">
                <w:rPr>
                  <w:sz w:val="16"/>
                  <w:szCs w:val="16"/>
                </w:rPr>
                <w:t>_NAME_TH</w:t>
              </w:r>
              <w:r>
                <w:rPr>
                  <w:sz w:val="16"/>
                  <w:szCs w:val="16"/>
                </w:rPr>
                <w:t xml:space="preserve"> or 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28" w:author="AdminKK" w:date="2017-09-25T17:07:00Z"/>
                <w:sz w:val="16"/>
                <w:szCs w:val="16"/>
                <w:cs/>
              </w:rPr>
            </w:pPr>
          </w:p>
        </w:tc>
      </w:tr>
      <w:tr w:rsidR="002D06D7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629" w:author="AdminKK" w:date="2017-09-25T17:0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783C13" w:rsidP="00F37BAC">
            <w:pPr>
              <w:pStyle w:val="TableContent"/>
              <w:rPr>
                <w:ins w:id="2630" w:author="AdminKK" w:date="2017-09-25T17:08:00Z"/>
                <w:sz w:val="16"/>
                <w:szCs w:val="16"/>
              </w:rPr>
            </w:pPr>
            <w:ins w:id="2631" w:author="AdminKK" w:date="2017-09-25T17:40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2" w:author="AdminKK" w:date="2017-09-25T17:08:00Z"/>
                <w:sz w:val="16"/>
                <w:szCs w:val="16"/>
              </w:rPr>
            </w:pPr>
            <w:ins w:id="2633" w:author="AdminKK" w:date="2017-09-25T17:09:00Z">
              <w:r>
                <w:rPr>
                  <w:sz w:val="16"/>
                  <w:szCs w:val="16"/>
                </w:rPr>
                <w:t>Title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4" w:author="AdminKK" w:date="2017-09-25T17:08:00Z"/>
                <w:sz w:val="16"/>
                <w:szCs w:val="16"/>
              </w:rPr>
            </w:pPr>
            <w:ins w:id="2635" w:author="AdminKK" w:date="2017-09-25T17:10:00Z">
              <w:r>
                <w:rPr>
                  <w:sz w:val="16"/>
                  <w:szCs w:val="16"/>
                </w:rPr>
                <w:t>TB_M_TITLE.TITLE_NAME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36" w:author="AdminKK" w:date="2017-09-25T17:08:00Z"/>
                <w:sz w:val="16"/>
                <w:szCs w:val="16"/>
                <w:cs/>
              </w:rPr>
            </w:pPr>
            <w:ins w:id="2637" w:author="AdminKK" w:date="2017-09-25T17:10:00Z">
              <w:r>
                <w:rPr>
                  <w:sz w:val="16"/>
                  <w:szCs w:val="16"/>
                </w:rPr>
                <w:t>Reference to TB_M_CONTACT.TITLE_EN_ID= TB_M_TITLE.TITLE_ID</w:t>
              </w:r>
            </w:ins>
          </w:p>
        </w:tc>
      </w:tr>
      <w:tr w:rsidR="002D06D7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38" w:author="AdminKK" w:date="2017-09-25T17:0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783C13" w:rsidP="00F37BAC">
            <w:pPr>
              <w:pStyle w:val="TableContent"/>
              <w:rPr>
                <w:ins w:id="2639" w:author="AdminKK" w:date="2017-09-25T17:08:00Z"/>
                <w:sz w:val="16"/>
                <w:szCs w:val="16"/>
              </w:rPr>
            </w:pPr>
            <w:ins w:id="2640" w:author="AdminKK" w:date="2017-09-25T17:40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41" w:author="AdminKK" w:date="2017-09-25T17:08:00Z"/>
                <w:sz w:val="16"/>
                <w:szCs w:val="16"/>
                <w:cs/>
              </w:rPr>
            </w:pPr>
            <w:ins w:id="2642" w:author="AdminKK" w:date="2017-09-25T17:09:00Z">
              <w:r>
                <w:rPr>
                  <w:sz w:val="16"/>
                  <w:szCs w:val="16"/>
                </w:rPr>
                <w:t>First Name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43" w:author="AdminKK" w:date="2017-09-25T17:08:00Z"/>
                <w:sz w:val="16"/>
                <w:szCs w:val="16"/>
              </w:rPr>
            </w:pPr>
            <w:ins w:id="2644" w:author="AdminKK" w:date="2017-09-25T17:09:00Z"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.FIRST_NAME_EN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45" w:author="AdminKK" w:date="2017-09-25T17:08:00Z"/>
                <w:sz w:val="16"/>
                <w:szCs w:val="16"/>
                <w:cs/>
              </w:rPr>
            </w:pPr>
          </w:p>
        </w:tc>
      </w:tr>
      <w:tr w:rsidR="002D06D7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646" w:author="AdminKK" w:date="2017-09-25T17:0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783C13" w:rsidP="00F37BAC">
            <w:pPr>
              <w:pStyle w:val="TableContent"/>
              <w:rPr>
                <w:ins w:id="2647" w:author="AdminKK" w:date="2017-09-25T17:08:00Z"/>
                <w:sz w:val="16"/>
                <w:szCs w:val="16"/>
              </w:rPr>
            </w:pPr>
            <w:ins w:id="2648" w:author="AdminKK" w:date="2017-09-25T17:40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49" w:author="AdminKK" w:date="2017-09-25T17:08:00Z"/>
                <w:sz w:val="16"/>
                <w:szCs w:val="16"/>
                <w:cs/>
              </w:rPr>
            </w:pPr>
            <w:ins w:id="2650" w:author="AdminKK" w:date="2017-09-25T17:09:00Z">
              <w:r>
                <w:rPr>
                  <w:sz w:val="16"/>
                  <w:szCs w:val="16"/>
                </w:rPr>
                <w:t>Last Name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1" w:author="AdminKK" w:date="2017-09-25T17:08:00Z"/>
                <w:sz w:val="16"/>
                <w:szCs w:val="16"/>
              </w:rPr>
            </w:pPr>
            <w:ins w:id="2652" w:author="AdminKK" w:date="2017-09-25T17:09:00Z"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.LAST_NAME_EN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3" w:author="AdminKK" w:date="2017-09-25T17:08:00Z"/>
                <w:sz w:val="16"/>
                <w:szCs w:val="16"/>
                <w:cs/>
              </w:rPr>
            </w:pPr>
          </w:p>
        </w:tc>
      </w:tr>
      <w:tr w:rsidR="00847E4F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54" w:author="AdminKK" w:date="2017-09-25T17:1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783C13" w:rsidP="00F37BAC">
            <w:pPr>
              <w:pStyle w:val="TableContent"/>
              <w:rPr>
                <w:ins w:id="2655" w:author="AdminKK" w:date="2017-09-25T17:10:00Z"/>
                <w:sz w:val="16"/>
                <w:szCs w:val="16"/>
              </w:rPr>
            </w:pPr>
            <w:ins w:id="2656" w:author="AdminKK" w:date="2017-09-25T17:40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57" w:author="AdminKK" w:date="2017-09-25T17:10:00Z"/>
                <w:sz w:val="16"/>
                <w:szCs w:val="16"/>
              </w:rPr>
            </w:pPr>
            <w:ins w:id="2658" w:author="AdminKK" w:date="2017-09-25T17:10:00Z">
              <w:r>
                <w:rPr>
                  <w:rFonts w:hint="cs"/>
                  <w:sz w:val="16"/>
                  <w:szCs w:val="16"/>
                  <w:cs/>
                </w:rPr>
                <w:t xml:space="preserve">เบอร์โทรศัพท์ </w:t>
              </w:r>
              <w:r>
                <w:rPr>
                  <w:sz w:val="16"/>
                  <w:szCs w:val="16"/>
                </w:rPr>
                <w:t>#</w:t>
              </w:r>
            </w:ins>
            <w:ins w:id="2659" w:author="AdminKK" w:date="2017-09-25T17:11:00Z">
              <w:r>
                <w:rPr>
                  <w:sz w:val="16"/>
                  <w:szCs w:val="16"/>
                </w:rPr>
                <w:t>1,#2#3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Pr="00C341F3" w:rsidRDefault="00847E4F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60" w:author="AdminKK" w:date="2017-09-25T17:10:00Z"/>
                <w:sz w:val="16"/>
                <w:szCs w:val="16"/>
              </w:rPr>
            </w:pPr>
            <w:ins w:id="2661" w:author="AdminKK" w:date="2017-09-25T17:11:00Z"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_PHONE.PHONE_NO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Pr="00C341F3" w:rsidRDefault="00847E4F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62" w:author="AdminKK" w:date="2017-09-25T17:10:00Z"/>
                <w:sz w:val="16"/>
                <w:szCs w:val="16"/>
                <w:cs/>
              </w:rPr>
            </w:pPr>
            <w:ins w:id="2663" w:author="AdminKK" w:date="2017-09-25T17:11:00Z">
              <w:r>
                <w:rPr>
                  <w:sz w:val="16"/>
                  <w:szCs w:val="16"/>
                </w:rPr>
                <w:t xml:space="preserve">Reference to </w:t>
              </w:r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 xml:space="preserve">.CONTACT_ID= </w:t>
              </w:r>
              <w:r w:rsidRPr="00C341F3">
                <w:rPr>
                  <w:sz w:val="16"/>
                  <w:szCs w:val="16"/>
                </w:rPr>
                <w:t>TB_M_CONTACT</w:t>
              </w:r>
              <w:r>
                <w:rPr>
                  <w:sz w:val="16"/>
                  <w:szCs w:val="16"/>
                </w:rPr>
                <w:t>_PHONE.CONTACT_ID</w:t>
              </w:r>
            </w:ins>
          </w:p>
        </w:tc>
      </w:tr>
      <w:tr w:rsidR="00847E4F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664" w:author="AdminKK" w:date="2017-09-25T17:1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783C13" w:rsidP="00F37BAC">
            <w:pPr>
              <w:pStyle w:val="TableContent"/>
              <w:rPr>
                <w:ins w:id="2665" w:author="AdminKK" w:date="2017-09-25T17:11:00Z"/>
                <w:sz w:val="16"/>
                <w:szCs w:val="16"/>
              </w:rPr>
            </w:pPr>
            <w:ins w:id="2666" w:author="AdminKK" w:date="2017-09-25T17:40:00Z">
              <w:r>
                <w:rPr>
                  <w:sz w:val="16"/>
                  <w:szCs w:val="16"/>
                </w:rPr>
                <w:t>9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7" w:author="AdminKK" w:date="2017-09-25T17:11:00Z"/>
                <w:sz w:val="16"/>
                <w:szCs w:val="16"/>
                <w:cs/>
              </w:rPr>
            </w:pPr>
            <w:ins w:id="2668" w:author="AdminKK" w:date="2017-09-25T17:12:00Z">
              <w:r>
                <w:rPr>
                  <w:rFonts w:hint="cs"/>
                  <w:sz w:val="16"/>
                  <w:szCs w:val="16"/>
                  <w:cs/>
                </w:rPr>
                <w:t>เบอร์แฟกซ์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Pr="00C341F3" w:rsidRDefault="00847E4F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69" w:author="AdminKK" w:date="2017-09-25T17:11:00Z"/>
                <w:sz w:val="16"/>
                <w:szCs w:val="16"/>
              </w:rPr>
            </w:pPr>
            <w:ins w:id="2670" w:author="AdminKK" w:date="2017-09-25T17:12:00Z">
              <w:r>
                <w:rPr>
                  <w:sz w:val="16"/>
                  <w:szCs w:val="16"/>
                </w:rPr>
                <w:t>TB_M_CONTACT.FAX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71" w:author="AdminKK" w:date="2017-09-25T17:11:00Z"/>
                <w:sz w:val="16"/>
                <w:szCs w:val="16"/>
              </w:rPr>
            </w:pPr>
          </w:p>
        </w:tc>
      </w:tr>
      <w:tr w:rsidR="00847E4F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72" w:author="AdminKK" w:date="2017-09-25T17:1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>
            <w:pPr>
              <w:pStyle w:val="TableContent"/>
              <w:rPr>
                <w:ins w:id="2673" w:author="AdminKK" w:date="2017-09-25T17:12:00Z"/>
                <w:sz w:val="16"/>
                <w:szCs w:val="16"/>
              </w:rPr>
            </w:pPr>
            <w:ins w:id="2674" w:author="AdminKK" w:date="2017-09-25T17:18:00Z">
              <w:r>
                <w:rPr>
                  <w:sz w:val="16"/>
                  <w:szCs w:val="16"/>
                </w:rPr>
                <w:t>1</w:t>
              </w:r>
            </w:ins>
            <w:ins w:id="2675" w:author="AdminKK" w:date="2017-09-25T17:40:00Z">
              <w:r w:rsidR="00783C13">
                <w:rPr>
                  <w:sz w:val="16"/>
                  <w:szCs w:val="16"/>
                </w:rPr>
                <w:t>0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76" w:author="AdminKK" w:date="2017-09-25T17:12:00Z"/>
                <w:sz w:val="16"/>
                <w:szCs w:val="16"/>
                <w:cs/>
              </w:rPr>
            </w:pPr>
            <w:ins w:id="2677" w:author="AdminKK" w:date="2017-09-25T17:12:00Z">
              <w:r>
                <w:rPr>
                  <w:rFonts w:hint="cs"/>
                  <w:sz w:val="16"/>
                  <w:szCs w:val="16"/>
                  <w:cs/>
                </w:rPr>
                <w:t>อีเมล์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78" w:author="AdminKK" w:date="2017-09-25T17:12:00Z"/>
                <w:sz w:val="16"/>
                <w:szCs w:val="16"/>
              </w:rPr>
            </w:pPr>
            <w:ins w:id="2679" w:author="AdminKK" w:date="2017-09-25T17:12:00Z">
              <w:r>
                <w:rPr>
                  <w:sz w:val="16"/>
                  <w:szCs w:val="16"/>
                </w:rPr>
                <w:t>TB_M_CONTACT.EMAIL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80" w:author="AdminKK" w:date="2017-09-25T17:12:00Z"/>
                <w:sz w:val="16"/>
                <w:szCs w:val="16"/>
              </w:rPr>
            </w:pPr>
          </w:p>
        </w:tc>
      </w:tr>
      <w:tr w:rsidR="00847E4F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681" w:author="AdminKK" w:date="2017-09-25T17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>
            <w:pPr>
              <w:pStyle w:val="TableContent"/>
              <w:rPr>
                <w:ins w:id="2682" w:author="AdminKK" w:date="2017-09-25T17:15:00Z"/>
                <w:sz w:val="16"/>
                <w:szCs w:val="16"/>
              </w:rPr>
            </w:pPr>
            <w:ins w:id="2683" w:author="AdminKK" w:date="2017-09-25T17:18:00Z">
              <w:r>
                <w:rPr>
                  <w:sz w:val="16"/>
                  <w:szCs w:val="16"/>
                </w:rPr>
                <w:t>1</w:t>
              </w:r>
            </w:ins>
            <w:ins w:id="2684" w:author="AdminKK" w:date="2017-09-25T17:40:00Z">
              <w:r w:rsidR="00783C13">
                <w:rPr>
                  <w:sz w:val="16"/>
                  <w:szCs w:val="16"/>
                </w:rPr>
                <w:t>1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5" w:author="AdminKK" w:date="2017-09-25T17:15:00Z"/>
                <w:sz w:val="16"/>
                <w:szCs w:val="16"/>
                <w:cs/>
              </w:rPr>
            </w:pPr>
            <w:ins w:id="2686" w:author="AdminKK" w:date="2017-09-25T17:15:00Z">
              <w:r>
                <w:rPr>
                  <w:rFonts w:hint="cs"/>
                  <w:sz w:val="16"/>
                  <w:szCs w:val="16"/>
                  <w:cs/>
                </w:rPr>
                <w:t>เลขที่สัญญาที่เกี่ยวข้องกับผู้ติดต่อ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7" w:author="AdminKK" w:date="2017-09-25T17:15:00Z"/>
                <w:sz w:val="16"/>
                <w:szCs w:val="16"/>
              </w:rPr>
            </w:pPr>
            <w:ins w:id="2688" w:author="AdminKK" w:date="2017-09-25T17:16:00Z">
              <w:r>
                <w:rPr>
                  <w:sz w:val="16"/>
                  <w:szCs w:val="16"/>
                </w:rPr>
                <w:t>AccountNumber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847E4F" w:rsidRDefault="00847E4F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9" w:author="AdminKK" w:date="2017-09-25T17:15:00Z"/>
                <w:sz w:val="16"/>
                <w:szCs w:val="16"/>
              </w:rPr>
            </w:pPr>
          </w:p>
        </w:tc>
      </w:tr>
      <w:tr w:rsidR="002D06D7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690" w:author="AdminKK" w:date="2017-09-25T17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847E4F">
            <w:pPr>
              <w:pStyle w:val="TableContent"/>
              <w:rPr>
                <w:ins w:id="2691" w:author="AdminKK" w:date="2017-09-25T17:07:00Z"/>
                <w:sz w:val="16"/>
                <w:szCs w:val="16"/>
              </w:rPr>
            </w:pPr>
            <w:ins w:id="2692" w:author="AdminKK" w:date="2017-09-25T17:18:00Z">
              <w:r>
                <w:rPr>
                  <w:sz w:val="16"/>
                  <w:szCs w:val="16"/>
                </w:rPr>
                <w:t>1</w:t>
              </w:r>
            </w:ins>
            <w:ins w:id="2693" w:author="AdminKK" w:date="2017-09-25T17:40:00Z">
              <w:r w:rsidR="00783C13"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94" w:author="AdminKK" w:date="2017-09-25T17:07:00Z"/>
                <w:sz w:val="16"/>
                <w:szCs w:val="16"/>
                <w:cs/>
              </w:rPr>
            </w:pPr>
            <w:ins w:id="2695" w:author="AdminKK" w:date="2017-09-25T17:07:00Z">
              <w:r>
                <w:rPr>
                  <w:rFonts w:hint="cs"/>
                  <w:sz w:val="16"/>
                  <w:szCs w:val="16"/>
                  <w:cs/>
                </w:rPr>
                <w:t>ความสัมพันธ์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Pr="00C341F3" w:rsidRDefault="002D06D7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96" w:author="AdminKK" w:date="2017-09-25T17:07:00Z"/>
                <w:sz w:val="16"/>
                <w:szCs w:val="16"/>
              </w:rPr>
            </w:pPr>
            <w:ins w:id="2697" w:author="AdminKK" w:date="2017-09-25T17:07:00Z">
              <w:r w:rsidRPr="00AC7C4C">
                <w:rPr>
                  <w:sz w:val="16"/>
                  <w:szCs w:val="16"/>
                </w:rPr>
                <w:t>TB_M_RELATIONSHIP</w:t>
              </w:r>
              <w:r>
                <w:rPr>
                  <w:sz w:val="16"/>
                  <w:szCs w:val="16"/>
                </w:rPr>
                <w:t>.</w:t>
              </w:r>
              <w:r w:rsidRPr="00AC7C4C">
                <w:rPr>
                  <w:sz w:val="16"/>
                  <w:szCs w:val="16"/>
                </w:rPr>
                <w:t>RELATIONSHIP_NAME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D06D7" w:rsidRDefault="002D06D7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698" w:author="AdminKK" w:date="2017-09-25T17:07:00Z"/>
                <w:sz w:val="16"/>
                <w:szCs w:val="16"/>
              </w:rPr>
            </w:pPr>
            <w:ins w:id="2699" w:author="AdminKK" w:date="2017-09-25T17:07:00Z">
              <w:r>
                <w:rPr>
                  <w:sz w:val="16"/>
                  <w:szCs w:val="16"/>
                </w:rPr>
                <w:t>Reference to</w:t>
              </w:r>
            </w:ins>
          </w:p>
          <w:p w:rsidR="002D06D7" w:rsidRPr="00C341F3" w:rsidRDefault="002D06D7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00" w:author="AdminKK" w:date="2017-09-25T17:07:00Z"/>
                <w:sz w:val="16"/>
                <w:szCs w:val="16"/>
                <w:cs/>
              </w:rPr>
            </w:pPr>
            <w:ins w:id="2701" w:author="AdminKK" w:date="2017-09-25T17:07:00Z">
              <w:r w:rsidRPr="00C341F3">
                <w:rPr>
                  <w:sz w:val="16"/>
                  <w:szCs w:val="16"/>
                </w:rPr>
                <w:t>TB_M_CONTACT.CONTACT_ID= TB_M_CUSTOMER_CONTACT.CONTACT_ID AND TB_M_CUSTOMER_CONTACT.RELATIONSHIP_ID= TB_M_RELATIONSHIP.RELATIONSHIP_ID</w:t>
              </w:r>
            </w:ins>
          </w:p>
        </w:tc>
      </w:tr>
    </w:tbl>
    <w:p w:rsidR="002D06D7" w:rsidRDefault="002D06D7">
      <w:pPr>
        <w:rPr>
          <w:ins w:id="2702" w:author="AdminKK" w:date="2017-09-25T17:19:00Z"/>
        </w:rPr>
        <w:pPrChange w:id="2703" w:author="AdminKK" w:date="2017-09-25T17:06:00Z">
          <w:pPr>
            <w:spacing w:after="0" w:line="240" w:lineRule="auto"/>
          </w:pPr>
        </w:pPrChange>
      </w:pPr>
    </w:p>
    <w:p w:rsidR="00524D25" w:rsidRDefault="00524D25">
      <w:pPr>
        <w:rPr>
          <w:ins w:id="2704" w:author="AdminKK" w:date="2017-09-25T17:19:00Z"/>
        </w:rPr>
      </w:pPr>
      <w:ins w:id="2705" w:author="AdminKK" w:date="2017-09-25T17:19:00Z">
        <w:r>
          <w:br w:type="page"/>
        </w:r>
      </w:ins>
    </w:p>
    <w:p w:rsidR="006D4349" w:rsidRDefault="006D4349" w:rsidP="006D4349">
      <w:pPr>
        <w:pStyle w:val="Heading4"/>
        <w:rPr>
          <w:ins w:id="2706" w:author="AdminKK" w:date="2017-09-25T17:49:00Z"/>
        </w:rPr>
      </w:pPr>
      <w:ins w:id="2707" w:author="AdminKK" w:date="2017-09-25T17:49:00Z">
        <w:r>
          <w:lastRenderedPageBreak/>
          <w:t>Action : Draft, Save</w:t>
        </w:r>
        <w:r>
          <w:rPr>
            <w:rFonts w:hint="cs"/>
            <w:cs/>
          </w:rPr>
          <w:t xml:space="preserve"> </w:t>
        </w:r>
        <w:r>
          <w:t>SR</w:t>
        </w:r>
      </w:ins>
    </w:p>
    <w:p w:rsidR="006D4349" w:rsidRDefault="00F37BAC">
      <w:pPr>
        <w:pStyle w:val="ListParagraph"/>
        <w:numPr>
          <w:ilvl w:val="0"/>
          <w:numId w:val="296"/>
        </w:numPr>
        <w:rPr>
          <w:ins w:id="2708" w:author="AdminKK" w:date="2017-09-26T09:37:00Z"/>
        </w:rPr>
        <w:pPrChange w:id="2709" w:author="AdminKK" w:date="2017-09-26T09:37:00Z">
          <w:pPr>
            <w:pStyle w:val="Heading4"/>
          </w:pPr>
        </w:pPrChange>
      </w:pPr>
      <w:ins w:id="2710" w:author="AdminKK" w:date="2017-09-26T09:37:00Z">
        <w:r>
          <w:rPr>
            <w:rFonts w:hint="cs"/>
            <w:cs/>
          </w:rPr>
          <w:t>ขั้นตอนการทำงาน</w:t>
        </w:r>
      </w:ins>
    </w:p>
    <w:p w:rsidR="00F37BAC" w:rsidRDefault="00F37BAC">
      <w:pPr>
        <w:pStyle w:val="ListParagraph"/>
        <w:numPr>
          <w:ilvl w:val="1"/>
          <w:numId w:val="296"/>
        </w:numPr>
        <w:rPr>
          <w:ins w:id="2711" w:author="AdminKK" w:date="2017-09-26T09:37:00Z"/>
        </w:rPr>
        <w:pPrChange w:id="2712" w:author="AdminKK" w:date="2017-09-26T09:37:00Z">
          <w:pPr>
            <w:pStyle w:val="Heading4"/>
          </w:pPr>
        </w:pPrChange>
      </w:pPr>
      <w:ins w:id="2713" w:author="AdminKK" w:date="2017-09-26T09:37:00Z">
        <w:r>
          <w:rPr>
            <w:rFonts w:hint="cs"/>
            <w:cs/>
          </w:rPr>
          <w:t xml:space="preserve">แสดงหน้าจอสำหรับเพิ่ม </w:t>
        </w:r>
        <w:r>
          <w:t xml:space="preserve">SR </w:t>
        </w:r>
      </w:ins>
    </w:p>
    <w:p w:rsidR="00F37BAC" w:rsidRDefault="00F37BAC">
      <w:pPr>
        <w:pStyle w:val="ListParagraph"/>
        <w:numPr>
          <w:ilvl w:val="2"/>
          <w:numId w:val="296"/>
        </w:numPr>
        <w:rPr>
          <w:ins w:id="2714" w:author="AdminKK" w:date="2017-09-26T09:39:00Z"/>
        </w:rPr>
        <w:pPrChange w:id="2715" w:author="AdminKK" w:date="2017-09-26T09:37:00Z">
          <w:pPr>
            <w:pStyle w:val="Heading4"/>
          </w:pPr>
        </w:pPrChange>
      </w:pPr>
      <w:ins w:id="2716" w:author="AdminKK" w:date="2017-09-26T09:39:00Z">
        <w:r>
          <w:t>Target URL : ~/</w:t>
        </w:r>
        <w:r w:rsidRPr="00F37BAC">
          <w:t>ServiceRequest/Create</w:t>
        </w:r>
      </w:ins>
    </w:p>
    <w:p w:rsidR="00F37BAC" w:rsidRDefault="00F37BAC">
      <w:pPr>
        <w:pStyle w:val="ListParagraph"/>
        <w:numPr>
          <w:ilvl w:val="2"/>
          <w:numId w:val="296"/>
        </w:numPr>
        <w:rPr>
          <w:ins w:id="2717" w:author="AdminKK" w:date="2017-09-26T09:37:00Z"/>
        </w:rPr>
        <w:pPrChange w:id="2718" w:author="AdminKK" w:date="2017-09-26T09:37:00Z">
          <w:pPr>
            <w:pStyle w:val="Heading4"/>
          </w:pPr>
        </w:pPrChange>
      </w:pPr>
      <w:ins w:id="2719" w:author="AdminKK" w:date="2017-09-26T09:39:00Z">
        <w:r>
          <w:t>View ~/Views/ServiceRequest/Create.cshtml</w:t>
        </w:r>
      </w:ins>
    </w:p>
    <w:p w:rsidR="00F37BAC" w:rsidRDefault="00F37BAC">
      <w:pPr>
        <w:pStyle w:val="ListParagraph"/>
        <w:numPr>
          <w:ilvl w:val="0"/>
          <w:numId w:val="296"/>
        </w:numPr>
        <w:rPr>
          <w:ins w:id="2720" w:author="AdminKK" w:date="2017-09-26T09:41:00Z"/>
        </w:rPr>
        <w:pPrChange w:id="2721" w:author="AdminKK" w:date="2017-09-26T09:37:00Z">
          <w:pPr>
            <w:pStyle w:val="Heading4"/>
          </w:pPr>
        </w:pPrChange>
      </w:pPr>
      <w:ins w:id="2722" w:author="AdminKK" w:date="2017-09-26T09:39:00Z">
        <w:r>
          <w:rPr>
            <w:rFonts w:hint="cs"/>
            <w:cs/>
          </w:rPr>
          <w:t xml:space="preserve">ผู้ใช้กรอกรายละเอียดของ </w:t>
        </w:r>
        <w:r>
          <w:t xml:space="preserve">SR </w:t>
        </w:r>
        <w:r>
          <w:rPr>
            <w:rFonts w:hint="cs"/>
            <w:cs/>
          </w:rPr>
          <w:t>ตามหน้าจอ</w:t>
        </w:r>
      </w:ins>
    </w:p>
    <w:p w:rsidR="00F37BAC" w:rsidRDefault="00F37BAC">
      <w:pPr>
        <w:pStyle w:val="ListParagraph"/>
        <w:numPr>
          <w:ilvl w:val="0"/>
          <w:numId w:val="296"/>
        </w:numPr>
        <w:rPr>
          <w:ins w:id="2723" w:author="AdminKK" w:date="2017-09-26T09:41:00Z"/>
        </w:rPr>
        <w:pPrChange w:id="2724" w:author="AdminKK" w:date="2017-09-26T09:37:00Z">
          <w:pPr>
            <w:pStyle w:val="Heading4"/>
          </w:pPr>
        </w:pPrChange>
      </w:pPr>
      <w:ins w:id="2725" w:author="AdminKK" w:date="2017-09-26T09:41:00Z">
        <w:r>
          <w:rPr>
            <w:rFonts w:hint="cs"/>
            <w:cs/>
          </w:rPr>
          <w:t xml:space="preserve">คลิกปุ่ม </w:t>
        </w:r>
        <w:r>
          <w:t xml:space="preserve">Next </w:t>
        </w:r>
        <w:r>
          <w:rPr>
            <w:rFonts w:hint="cs"/>
            <w:cs/>
          </w:rPr>
          <w:t xml:space="preserve">เพิ่มกรอกรายละเอียดของ </w:t>
        </w:r>
        <w:r>
          <w:t>Activity</w:t>
        </w:r>
      </w:ins>
    </w:p>
    <w:p w:rsidR="00F37BAC" w:rsidRDefault="00F37BAC">
      <w:pPr>
        <w:pStyle w:val="ListParagraph"/>
        <w:numPr>
          <w:ilvl w:val="0"/>
          <w:numId w:val="296"/>
        </w:numPr>
        <w:rPr>
          <w:ins w:id="2726" w:author="AdminKK" w:date="2017-09-26T09:42:00Z"/>
        </w:rPr>
        <w:pPrChange w:id="2727" w:author="AdminKK" w:date="2017-09-26T09:37:00Z">
          <w:pPr>
            <w:pStyle w:val="Heading4"/>
          </w:pPr>
        </w:pPrChange>
      </w:pPr>
      <w:ins w:id="2728" w:author="AdminKK" w:date="2017-09-26T09:41:00Z">
        <w:r>
          <w:rPr>
            <w:rFonts w:hint="cs"/>
            <w:cs/>
          </w:rPr>
          <w:t xml:space="preserve">คลิกปุ่ม </w:t>
        </w:r>
        <w:r>
          <w:t xml:space="preserve">Draft </w:t>
        </w:r>
        <w:r>
          <w:rPr>
            <w:rFonts w:hint="cs"/>
            <w:cs/>
          </w:rPr>
          <w:t xml:space="preserve">หรือ </w:t>
        </w:r>
        <w:r>
          <w:t xml:space="preserve">Save </w:t>
        </w:r>
        <w:r>
          <w:rPr>
            <w:rFonts w:hint="cs"/>
            <w:cs/>
          </w:rPr>
          <w:t xml:space="preserve">เพื่อบันทึก </w:t>
        </w:r>
      </w:ins>
      <w:ins w:id="2729" w:author="AdminKK" w:date="2017-09-26T09:42:00Z">
        <w:r>
          <w:t xml:space="preserve">SR </w:t>
        </w:r>
        <w:r>
          <w:rPr>
            <w:rFonts w:hint="cs"/>
            <w:cs/>
          </w:rPr>
          <w:t>ลงฐานข้อมูล</w:t>
        </w:r>
      </w:ins>
    </w:p>
    <w:p w:rsidR="00F37BAC" w:rsidRDefault="00F37BAC">
      <w:pPr>
        <w:pStyle w:val="ListParagraph"/>
        <w:numPr>
          <w:ilvl w:val="1"/>
          <w:numId w:val="296"/>
        </w:numPr>
        <w:rPr>
          <w:ins w:id="2730" w:author="AdminKK" w:date="2017-09-26T09:42:00Z"/>
        </w:rPr>
        <w:pPrChange w:id="2731" w:author="AdminKK" w:date="2017-09-26T09:42:00Z">
          <w:pPr>
            <w:pStyle w:val="Heading4"/>
          </w:pPr>
        </w:pPrChange>
      </w:pPr>
      <w:ins w:id="2732" w:author="AdminKK" w:date="2017-09-26T09:42:00Z">
        <w:r>
          <w:rPr>
            <w:rFonts w:hint="cs"/>
            <w:cs/>
          </w:rPr>
          <w:t>ขั้นตอนการทำงาน</w:t>
        </w:r>
      </w:ins>
    </w:p>
    <w:p w:rsidR="00F37BAC" w:rsidRDefault="00F37BAC">
      <w:pPr>
        <w:pStyle w:val="ListParagraph"/>
        <w:numPr>
          <w:ilvl w:val="2"/>
          <w:numId w:val="296"/>
        </w:numPr>
        <w:rPr>
          <w:ins w:id="2733" w:author="AdminKK" w:date="2017-09-26T09:49:00Z"/>
        </w:rPr>
        <w:pPrChange w:id="2734" w:author="AdminKK" w:date="2017-09-26T09:42:00Z">
          <w:pPr>
            <w:pStyle w:val="Heading4"/>
          </w:pPr>
        </w:pPrChange>
      </w:pPr>
      <w:ins w:id="2735" w:author="AdminKK" w:date="2017-09-26T09:42:00Z">
        <w:r>
          <w:rPr>
            <w:rFonts w:hint="cs"/>
            <w:cs/>
          </w:rPr>
          <w:t xml:space="preserve">บันทึกข้อมูล </w:t>
        </w:r>
        <w:r>
          <w:t xml:space="preserve">SR </w:t>
        </w:r>
        <w:r>
          <w:rPr>
            <w:rFonts w:hint="cs"/>
            <w:cs/>
          </w:rPr>
          <w:t xml:space="preserve">ลงในตาราง </w:t>
        </w:r>
      </w:ins>
      <w:ins w:id="2736" w:author="AdminKK" w:date="2017-09-26T09:48:00Z">
        <w:r>
          <w:t xml:space="preserve">TB_T_SR, TB_T_SR_ACTIVITY, </w:t>
        </w:r>
        <w:r w:rsidRPr="00F37BAC">
          <w:t>TB_T_SR_ATTACHMENT</w:t>
        </w:r>
        <w:r>
          <w:t xml:space="preserve">, </w:t>
        </w:r>
        <w:r w:rsidRPr="00F37BAC">
          <w:t>TB_T_SR_ATTACHMENT</w:t>
        </w:r>
        <w:r>
          <w:t>_DOCUMENT</w:t>
        </w:r>
      </w:ins>
      <w:ins w:id="2737" w:author="AdminKK" w:date="2017-09-26T09:49:00Z">
        <w:r w:rsidR="004F344E">
          <w:t xml:space="preserve"> (</w:t>
        </w:r>
        <w:r w:rsidR="004F344E">
          <w:rPr>
            <w:rFonts w:hint="cs"/>
            <w:cs/>
          </w:rPr>
          <w:t>ขั้นตอนการทำงานปัจจุบัน)</w:t>
        </w:r>
      </w:ins>
    </w:p>
    <w:p w:rsidR="007311C2" w:rsidRDefault="007311C2">
      <w:pPr>
        <w:pStyle w:val="ListParagraph"/>
        <w:numPr>
          <w:ilvl w:val="1"/>
          <w:numId w:val="296"/>
        </w:numPr>
        <w:rPr>
          <w:ins w:id="2738" w:author="AdminKK" w:date="2017-09-26T10:11:00Z"/>
        </w:rPr>
        <w:pPrChange w:id="2739" w:author="AdminKK" w:date="2017-09-26T09:42:00Z">
          <w:pPr>
            <w:pStyle w:val="Heading4"/>
          </w:pPr>
        </w:pPrChange>
      </w:pPr>
      <w:ins w:id="2740" w:author="AdminKK" w:date="2017-09-26T10:11:00Z">
        <w:r>
          <w:t xml:space="preserve">Delete </w:t>
        </w:r>
        <w:r>
          <w:rPr>
            <w:rFonts w:hint="cs"/>
            <w:cs/>
          </w:rPr>
          <w:t xml:space="preserve">ข้อมูลในตาราง </w:t>
        </w:r>
        <w:r w:rsidRPr="004F344E">
          <w:t>TB_T_SR_CUSTOMER</w:t>
        </w:r>
        <w:r>
          <w:t xml:space="preserve">, </w:t>
        </w:r>
        <w:r w:rsidRPr="004F344E">
          <w:t>TB_T_SR_CUSTOMER</w:t>
        </w:r>
        <w:r>
          <w:t xml:space="preserve">_PHONE, </w:t>
        </w:r>
        <w:r w:rsidRPr="004F344E">
          <w:t>TB_T_SR_</w:t>
        </w:r>
        <w:r>
          <w:t xml:space="preserve">ACCOUNT </w:t>
        </w:r>
        <w:r>
          <w:rPr>
            <w:rFonts w:hint="cs"/>
            <w:cs/>
          </w:rPr>
          <w:t xml:space="preserve">ซึ่งเป็นข้อมูลภายใต้ </w:t>
        </w:r>
        <w:r>
          <w:t xml:space="preserve">SR </w:t>
        </w:r>
      </w:ins>
      <w:ins w:id="2741" w:author="AdminKK" w:date="2017-09-26T10:12:00Z">
        <w:r>
          <w:rPr>
            <w:rFonts w:hint="cs"/>
            <w:cs/>
          </w:rPr>
          <w:t>ปัจจุบัน</w:t>
        </w:r>
      </w:ins>
    </w:p>
    <w:p w:rsidR="00F37BAC" w:rsidRDefault="007311C2">
      <w:pPr>
        <w:pStyle w:val="ListParagraph"/>
        <w:numPr>
          <w:ilvl w:val="1"/>
          <w:numId w:val="296"/>
        </w:numPr>
        <w:rPr>
          <w:ins w:id="2742" w:author="AdminKK" w:date="2017-09-26T10:04:00Z"/>
        </w:rPr>
        <w:pPrChange w:id="2743" w:author="AdminKK" w:date="2017-09-26T09:42:00Z">
          <w:pPr>
            <w:pStyle w:val="Heading4"/>
          </w:pPr>
        </w:pPrChange>
      </w:pPr>
      <w:ins w:id="2744" w:author="AdminKK" w:date="2017-09-26T10:12:00Z">
        <w:r>
          <w:t xml:space="preserve">Insert </w:t>
        </w:r>
      </w:ins>
      <w:ins w:id="2745" w:author="AdminKK" w:date="2017-09-26T09:49:00Z">
        <w:r w:rsidR="004F344E">
          <w:rPr>
            <w:rFonts w:hint="cs"/>
            <w:cs/>
          </w:rPr>
          <w:t xml:space="preserve">ข้อมูลในตาราง </w:t>
        </w:r>
        <w:r w:rsidR="004F344E" w:rsidRPr="004F344E">
          <w:t>TB_T_SR_CUSTOMER</w:t>
        </w:r>
        <w:r w:rsidR="004F344E">
          <w:t xml:space="preserve">, </w:t>
        </w:r>
        <w:r w:rsidR="004F344E" w:rsidRPr="004F344E">
          <w:t>TB_T_SR_CUSTOMER</w:t>
        </w:r>
        <w:r w:rsidR="004F344E">
          <w:t xml:space="preserve">_PHONE </w:t>
        </w:r>
      </w:ins>
      <w:ins w:id="2746" w:author="AdminKK" w:date="2017-09-26T09:50:00Z">
        <w:r w:rsidR="004F344E">
          <w:rPr>
            <w:rFonts w:hint="cs"/>
            <w:cs/>
          </w:rPr>
          <w:t>รายละเอียดดังนี้</w:t>
        </w:r>
      </w:ins>
    </w:p>
    <w:p w:rsidR="0015533B" w:rsidRDefault="0015533B">
      <w:pPr>
        <w:pStyle w:val="ListParagraph"/>
        <w:numPr>
          <w:ilvl w:val="2"/>
          <w:numId w:val="296"/>
        </w:numPr>
        <w:rPr>
          <w:ins w:id="2747" w:author="AdminKK" w:date="2017-09-26T09:50:00Z"/>
        </w:rPr>
        <w:pPrChange w:id="2748" w:author="AdminKK" w:date="2017-09-26T10:04:00Z">
          <w:pPr>
            <w:pStyle w:val="Heading4"/>
          </w:pPr>
        </w:pPrChange>
      </w:pPr>
      <w:ins w:id="2749" w:author="AdminKK" w:date="2017-09-26T10:04:00Z">
        <w:r w:rsidRPr="004F344E">
          <w:t>TB_T_SR_CUSTOMER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1"/>
        <w:gridCol w:w="2050"/>
        <w:gridCol w:w="3379"/>
        <w:gridCol w:w="3756"/>
        <w:tblGridChange w:id="2750">
          <w:tblGrid>
            <w:gridCol w:w="347"/>
            <w:gridCol w:w="44"/>
            <w:gridCol w:w="2020"/>
            <w:gridCol w:w="30"/>
            <w:gridCol w:w="3364"/>
            <w:gridCol w:w="15"/>
            <w:gridCol w:w="3756"/>
          </w:tblGrid>
        </w:tblGridChange>
      </w:tblGrid>
      <w:tr w:rsidR="0015533B" w:rsidRPr="00C341F3" w:rsidTr="00235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2751" w:author="AdminKK" w:date="2017-09-26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5FC0" w:rsidRPr="00C341F3" w:rsidRDefault="00235FC0" w:rsidP="002A280F">
            <w:pPr>
              <w:pStyle w:val="TableHeader"/>
              <w:rPr>
                <w:ins w:id="2752" w:author="AdminKK" w:date="2017-09-26T09:50:00Z"/>
                <w:sz w:val="16"/>
                <w:szCs w:val="16"/>
              </w:rPr>
            </w:pPr>
            <w:ins w:id="2753" w:author="AdminKK" w:date="2017-09-26T09:50:00Z">
              <w:r w:rsidRPr="00C341F3">
                <w:rPr>
                  <w:sz w:val="16"/>
                  <w:szCs w:val="16"/>
                </w:rPr>
                <w:t>#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FC0" w:rsidRPr="00C341F3" w:rsidRDefault="00235FC0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754" w:author="AdminKK" w:date="2017-09-26T09:50:00Z"/>
                <w:sz w:val="16"/>
                <w:szCs w:val="16"/>
              </w:rPr>
            </w:pPr>
            <w:ins w:id="2755" w:author="AdminKK" w:date="2017-09-26T09:50:00Z">
              <w:r w:rsidRPr="00C341F3">
                <w:rPr>
                  <w:sz w:val="16"/>
                  <w:szCs w:val="16"/>
                </w:rPr>
                <w:t>Field Name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FC0" w:rsidRPr="00C341F3" w:rsidRDefault="00235FC0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756" w:author="AdminKK" w:date="2017-09-26T09:50:00Z"/>
                <w:sz w:val="16"/>
                <w:szCs w:val="16"/>
              </w:rPr>
            </w:pPr>
            <w:ins w:id="2757" w:author="AdminKK" w:date="2017-09-26T09:50:00Z">
              <w:r w:rsidRPr="00C341F3">
                <w:rPr>
                  <w:sz w:val="16"/>
                  <w:szCs w:val="16"/>
                </w:rPr>
                <w:t>Description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FC0" w:rsidRPr="00C341F3" w:rsidRDefault="00235FC0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758" w:author="AdminKK" w:date="2017-09-26T09:50:00Z"/>
                <w:sz w:val="16"/>
                <w:szCs w:val="16"/>
              </w:rPr>
            </w:pPr>
            <w:ins w:id="2759" w:author="AdminKK" w:date="2017-09-26T09:50:00Z">
              <w:r w:rsidRPr="00C341F3">
                <w:rPr>
                  <w:sz w:val="16"/>
                  <w:szCs w:val="16"/>
                </w:rPr>
                <w:t>Remark</w:t>
              </w:r>
            </w:ins>
          </w:p>
        </w:tc>
      </w:tr>
      <w:tr w:rsidR="0015533B" w:rsidRPr="00C341F3" w:rsidTr="0023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760" w:author="AdminKK" w:date="2017-09-26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TableContent"/>
              <w:rPr>
                <w:ins w:id="2761" w:author="AdminKK" w:date="2017-09-26T09:50:00Z"/>
                <w:sz w:val="16"/>
                <w:szCs w:val="16"/>
              </w:rPr>
            </w:pPr>
            <w:ins w:id="2762" w:author="AdminKK" w:date="2017-09-26T09:50:00Z">
              <w:r>
                <w:rPr>
                  <w:rFonts w:hint="cs"/>
                  <w:sz w:val="16"/>
                  <w:szCs w:val="16"/>
                  <w:cs/>
                </w:rPr>
                <w:t>1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235FC0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63" w:author="AdminKK" w:date="2017-09-26T09:50:00Z"/>
                <w:sz w:val="16"/>
                <w:szCs w:val="16"/>
              </w:rPr>
            </w:pPr>
            <w:ins w:id="2764" w:author="AdminKK" w:date="2017-09-26T09:51:00Z">
              <w:r>
                <w:rPr>
                  <w:sz w:val="16"/>
                  <w:szCs w:val="16"/>
                </w:rPr>
                <w:t>SR_</w:t>
              </w:r>
            </w:ins>
            <w:ins w:id="2765" w:author="AdminKK" w:date="2017-09-26T09:50:00Z">
              <w:r>
                <w:rPr>
                  <w:sz w:val="16"/>
                  <w:szCs w:val="16"/>
                </w:rPr>
                <w:t>CUSTOMER_ID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66" w:author="AdminKK" w:date="2017-09-26T09:50:00Z"/>
                <w:sz w:val="16"/>
                <w:szCs w:val="16"/>
              </w:rPr>
            </w:pPr>
            <w:ins w:id="2767" w:author="AdminKK" w:date="2017-09-26T09:50:00Z">
              <w:r>
                <w:rPr>
                  <w:sz w:val="16"/>
                  <w:szCs w:val="16"/>
                </w:rPr>
                <w:t>Auto Number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68" w:author="AdminKK" w:date="2017-09-26T09:50:00Z"/>
                <w:sz w:val="16"/>
                <w:szCs w:val="16"/>
                <w:cs/>
              </w:rPr>
            </w:pPr>
          </w:p>
        </w:tc>
      </w:tr>
      <w:tr w:rsidR="0015533B" w:rsidRPr="00C341F3" w:rsidTr="00235F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769" w:author="AdminKK" w:date="2017-09-26T09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235FC0" w:rsidP="002A280F">
            <w:pPr>
              <w:pStyle w:val="TableContent"/>
              <w:rPr>
                <w:ins w:id="2770" w:author="AdminKK" w:date="2017-09-26T09:50:00Z"/>
                <w:sz w:val="16"/>
                <w:szCs w:val="16"/>
              </w:rPr>
            </w:pPr>
            <w:ins w:id="2771" w:author="AdminKK" w:date="2017-09-26T09:50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72" w:author="AdminKK" w:date="2017-09-26T09:50:00Z"/>
                <w:sz w:val="16"/>
                <w:szCs w:val="16"/>
              </w:rPr>
            </w:pPr>
            <w:ins w:id="2773" w:author="AdminKK" w:date="2017-09-26T09:51:00Z">
              <w:r>
                <w:rPr>
                  <w:sz w:val="16"/>
                  <w:szCs w:val="16"/>
                </w:rPr>
                <w:t>SR</w:t>
              </w:r>
            </w:ins>
            <w:ins w:id="2774" w:author="AdminKK" w:date="2017-09-26T09:50:00Z">
              <w:r>
                <w:rPr>
                  <w:sz w:val="16"/>
                  <w:szCs w:val="16"/>
                </w:rPr>
                <w:t>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94453E" w:rsidRDefault="0015533B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75" w:author="AdminKK" w:date="2017-09-26T09:50:00Z"/>
                <w:sz w:val="16"/>
                <w:szCs w:val="16"/>
              </w:rPr>
              <w:pPrChange w:id="2776" w:author="AdminKK" w:date="2017-09-26T10:01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2777" w:author="AdminKK" w:date="2017-09-26T10:01:00Z">
              <w:r>
                <w:rPr>
                  <w:rFonts w:ascii="Consolas" w:hAnsi="Consolas" w:cs="Consolas"/>
                  <w:color w:val="000000"/>
                  <w:sz w:val="19"/>
                  <w:szCs w:val="19"/>
                </w:rPr>
                <w:t>srId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78" w:author="AdminKK" w:date="2017-09-26T09:50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779" w:author="AdminKK" w:date="2017-09-26T09:52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780" w:author="AdminKK" w:date="2017-09-26T09:51:00Z"/>
          <w:trPrChange w:id="2781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782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783" w:author="AdminKK" w:date="2017-09-26T09:51:00Z"/>
                <w:sz w:val="16"/>
                <w:szCs w:val="16"/>
              </w:rPr>
            </w:pPr>
            <w:ins w:id="2784" w:author="AdminKK" w:date="2017-09-26T10:03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785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86" w:author="AdminKK" w:date="2017-09-26T09:51:00Z"/>
                <w:sz w:val="16"/>
                <w:szCs w:val="16"/>
              </w:rPr>
            </w:pPr>
            <w:ins w:id="2787" w:author="AdminKK" w:date="2017-09-26T09:51:00Z">
              <w:r w:rsidRPr="00235FC0">
                <w:rPr>
                  <w:sz w:val="16"/>
                  <w:szCs w:val="16"/>
                </w:rPr>
                <w:t>SUBSCRIPT_TYPE_NAME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788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89" w:author="AdminKK" w:date="2017-09-26T09:51:00Z"/>
                <w:sz w:val="16"/>
                <w:szCs w:val="16"/>
              </w:rPr>
              <w:pPrChange w:id="2790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2791" w:author="AdminKK" w:date="2017-09-26T10:01:00Z">
              <w:r>
                <w:rPr>
                  <w:sz w:val="16"/>
                  <w:szCs w:val="16"/>
                </w:rPr>
                <w:t>Subscription Type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792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793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794" w:author="AdminKK" w:date="2017-09-26T09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15533B" w:rsidP="002A280F">
            <w:pPr>
              <w:pStyle w:val="TableContent"/>
              <w:rPr>
                <w:ins w:id="2795" w:author="AdminKK" w:date="2017-09-26T09:53:00Z"/>
                <w:sz w:val="16"/>
                <w:szCs w:val="16"/>
              </w:rPr>
            </w:pPr>
            <w:ins w:id="2796" w:author="AdminKK" w:date="2017-09-26T10:03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97" w:author="AdminKK" w:date="2017-09-26T09:53:00Z"/>
                <w:sz w:val="16"/>
                <w:szCs w:val="16"/>
              </w:rPr>
            </w:pPr>
            <w:ins w:id="2798" w:author="AdminKK" w:date="2017-09-26T09:53:00Z">
              <w:r w:rsidRPr="00235FC0">
                <w:rPr>
                  <w:sz w:val="16"/>
                  <w:szCs w:val="16"/>
                </w:rPr>
                <w:t>TITLE_NAME_TH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67C4F" w:rsidRDefault="0015533B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799" w:author="AdminKK" w:date="2017-09-26T09:53:00Z"/>
                <w:sz w:val="16"/>
                <w:szCs w:val="16"/>
                <w:cs/>
              </w:rPr>
            </w:pPr>
            <w:ins w:id="2800" w:author="AdminKK" w:date="2017-09-26T10:00:00Z">
              <w:r>
                <w:rPr>
                  <w:rFonts w:hint="cs"/>
                  <w:sz w:val="16"/>
                  <w:szCs w:val="16"/>
                  <w:cs/>
                </w:rPr>
                <w:t>คำนำหน้า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01" w:author="AdminKK" w:date="2017-09-26T09:53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802" w:author="AdminKK" w:date="2017-09-26T09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15533B" w:rsidP="002A280F">
            <w:pPr>
              <w:pStyle w:val="TableContent"/>
              <w:rPr>
                <w:ins w:id="2803" w:author="AdminKK" w:date="2017-09-26T09:53:00Z"/>
                <w:sz w:val="16"/>
                <w:szCs w:val="16"/>
              </w:rPr>
            </w:pPr>
            <w:ins w:id="2804" w:author="AdminKK" w:date="2017-09-26T10:03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05" w:author="AdminKK" w:date="2017-09-26T09:53:00Z"/>
                <w:sz w:val="16"/>
                <w:szCs w:val="16"/>
              </w:rPr>
            </w:pPr>
            <w:ins w:id="2806" w:author="AdminKK" w:date="2017-09-26T09:53:00Z">
              <w:r w:rsidRPr="00235FC0">
                <w:rPr>
                  <w:sz w:val="16"/>
                  <w:szCs w:val="16"/>
                </w:rPr>
                <w:t>TITLE_NAME_EN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67C4F" w:rsidRDefault="0015533B" w:rsidP="00235FC0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07" w:author="AdminKK" w:date="2017-09-26T09:53:00Z"/>
                <w:sz w:val="16"/>
                <w:szCs w:val="16"/>
              </w:rPr>
            </w:pPr>
            <w:ins w:id="2808" w:author="AdminKK" w:date="2017-09-26T10:00:00Z">
              <w:r>
                <w:rPr>
                  <w:sz w:val="16"/>
                  <w:szCs w:val="16"/>
                </w:rPr>
                <w:t>Title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09" w:author="AdminKK" w:date="2017-09-26T09:53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10" w:author="AdminKK" w:date="2017-09-26T09:52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811" w:author="AdminKK" w:date="2017-09-26T09:51:00Z"/>
          <w:trPrChange w:id="2812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13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814" w:author="AdminKK" w:date="2017-09-26T09:51:00Z"/>
                <w:sz w:val="16"/>
                <w:szCs w:val="16"/>
              </w:rPr>
            </w:pPr>
            <w:ins w:id="2815" w:author="AdminKK" w:date="2017-09-26T10:03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16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17" w:author="AdminKK" w:date="2017-09-26T09:51:00Z"/>
                <w:sz w:val="16"/>
                <w:szCs w:val="16"/>
              </w:rPr>
            </w:pPr>
            <w:ins w:id="2818" w:author="AdminKK" w:date="2017-09-26T09:51:00Z">
              <w:r w:rsidRPr="00235FC0">
                <w:rPr>
                  <w:sz w:val="16"/>
                  <w:szCs w:val="16"/>
                </w:rPr>
                <w:t>FIRST_NAME_TH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19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20" w:author="AdminKK" w:date="2017-09-26T09:51:00Z"/>
                <w:sz w:val="16"/>
                <w:szCs w:val="16"/>
                <w:cs/>
              </w:rPr>
              <w:pPrChange w:id="2821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2822" w:author="AdminKK" w:date="2017-09-26T10:00:00Z">
              <w:r>
                <w:rPr>
                  <w:rFonts w:hint="cs"/>
                  <w:sz w:val="16"/>
                  <w:szCs w:val="16"/>
                  <w:cs/>
                </w:rPr>
                <w:t>ชื่อลูกค้า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23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24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25" w:author="AdminKK" w:date="2017-09-26T09:52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826" w:author="AdminKK" w:date="2017-09-26T09:51:00Z"/>
          <w:trPrChange w:id="2827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28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829" w:author="AdminKK" w:date="2017-09-26T09:51:00Z"/>
                <w:sz w:val="16"/>
                <w:szCs w:val="16"/>
              </w:rPr>
            </w:pPr>
            <w:ins w:id="2830" w:author="AdminKK" w:date="2017-09-26T10:03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31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32" w:author="AdminKK" w:date="2017-09-26T09:51:00Z"/>
                <w:sz w:val="16"/>
                <w:szCs w:val="16"/>
              </w:rPr>
            </w:pPr>
            <w:ins w:id="2833" w:author="AdminKK" w:date="2017-09-26T09:51:00Z">
              <w:r w:rsidRPr="00235FC0">
                <w:rPr>
                  <w:sz w:val="16"/>
                  <w:szCs w:val="16"/>
                </w:rPr>
                <w:t>FIRST_NAME_EN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34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35" w:author="AdminKK" w:date="2017-09-26T09:51:00Z"/>
                <w:sz w:val="16"/>
                <w:szCs w:val="16"/>
              </w:rPr>
              <w:pPrChange w:id="2836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2837" w:author="AdminKK" w:date="2017-09-26T10:00:00Z">
              <w:r>
                <w:rPr>
                  <w:sz w:val="16"/>
                  <w:szCs w:val="16"/>
                </w:rPr>
                <w:t>First Name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38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39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40" w:author="AdminKK" w:date="2017-09-26T09:52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841" w:author="AdminKK" w:date="2017-09-26T09:51:00Z"/>
          <w:trPrChange w:id="2842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43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844" w:author="AdminKK" w:date="2017-09-26T09:51:00Z"/>
                <w:sz w:val="16"/>
                <w:szCs w:val="16"/>
              </w:rPr>
            </w:pPr>
            <w:ins w:id="2845" w:author="AdminKK" w:date="2017-09-26T10:03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46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47" w:author="AdminKK" w:date="2017-09-26T09:51:00Z"/>
                <w:sz w:val="16"/>
                <w:szCs w:val="16"/>
              </w:rPr>
            </w:pPr>
            <w:ins w:id="2848" w:author="AdminKK" w:date="2017-09-26T09:52:00Z">
              <w:r w:rsidRPr="00235FC0">
                <w:rPr>
                  <w:sz w:val="16"/>
                  <w:szCs w:val="16"/>
                </w:rPr>
                <w:t>LAST_NAME_TH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49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50" w:author="AdminKK" w:date="2017-09-26T09:51:00Z"/>
                <w:sz w:val="16"/>
                <w:szCs w:val="16"/>
                <w:cs/>
              </w:rPr>
              <w:pPrChange w:id="2851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2852" w:author="AdminKK" w:date="2017-09-26T10:01:00Z">
              <w:r>
                <w:rPr>
                  <w:rFonts w:hint="cs"/>
                  <w:sz w:val="16"/>
                  <w:szCs w:val="16"/>
                  <w:cs/>
                </w:rPr>
                <w:t>นามสกุลลูกค้า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53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54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55" w:author="AdminKK" w:date="2017-09-26T09:52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856" w:author="AdminKK" w:date="2017-09-26T09:51:00Z"/>
          <w:trPrChange w:id="2857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58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859" w:author="AdminKK" w:date="2017-09-26T09:51:00Z"/>
                <w:sz w:val="16"/>
                <w:szCs w:val="16"/>
              </w:rPr>
            </w:pPr>
            <w:ins w:id="2860" w:author="AdminKK" w:date="2017-09-26T10:03:00Z">
              <w:r>
                <w:rPr>
                  <w:sz w:val="16"/>
                  <w:szCs w:val="16"/>
                </w:rPr>
                <w:t>9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61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62" w:author="AdminKK" w:date="2017-09-26T09:51:00Z"/>
                <w:sz w:val="16"/>
                <w:szCs w:val="16"/>
              </w:rPr>
            </w:pPr>
            <w:ins w:id="2863" w:author="AdminKK" w:date="2017-09-26T09:52:00Z">
              <w:r w:rsidRPr="00235FC0">
                <w:rPr>
                  <w:sz w:val="16"/>
                  <w:szCs w:val="16"/>
                </w:rPr>
                <w:t>LAST_NAME_EN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64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65" w:author="AdminKK" w:date="2017-09-26T09:51:00Z"/>
                <w:sz w:val="16"/>
                <w:szCs w:val="16"/>
              </w:rPr>
              <w:pPrChange w:id="2866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2867" w:author="AdminKK" w:date="2017-09-26T10:01:00Z">
              <w:r>
                <w:rPr>
                  <w:sz w:val="16"/>
                  <w:szCs w:val="16"/>
                </w:rPr>
                <w:t>Last Name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68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69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70" w:author="AdminKK" w:date="2017-09-26T09:52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871" w:author="AdminKK" w:date="2017-09-26T09:51:00Z"/>
          <w:trPrChange w:id="2872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73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874" w:author="AdminKK" w:date="2017-09-26T09:51:00Z"/>
                <w:sz w:val="16"/>
                <w:szCs w:val="16"/>
              </w:rPr>
            </w:pPr>
            <w:ins w:id="2875" w:author="AdminKK" w:date="2017-09-26T10:03:00Z">
              <w:r>
                <w:rPr>
                  <w:sz w:val="16"/>
                  <w:szCs w:val="16"/>
                </w:rPr>
                <w:t>10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76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77" w:author="AdminKK" w:date="2017-09-26T09:51:00Z"/>
                <w:sz w:val="16"/>
                <w:szCs w:val="16"/>
              </w:rPr>
            </w:pPr>
            <w:ins w:id="2878" w:author="AdminKK" w:date="2017-09-26T09:52:00Z">
              <w:r w:rsidRPr="00235FC0">
                <w:rPr>
                  <w:sz w:val="16"/>
                  <w:szCs w:val="16"/>
                </w:rPr>
                <w:t>CARD_NO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79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80" w:author="AdminKK" w:date="2017-09-26T09:51:00Z"/>
                <w:sz w:val="16"/>
                <w:szCs w:val="16"/>
                <w:cs/>
              </w:rPr>
              <w:pPrChange w:id="2881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2882" w:author="AdminKK" w:date="2017-09-26T10:01:00Z">
              <w:r>
                <w:rPr>
                  <w:sz w:val="16"/>
                  <w:szCs w:val="16"/>
                </w:rPr>
                <w:t>Subscription ID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83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884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885" w:author="AdminKK" w:date="2017-09-26T09:52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886" w:author="AdminKK" w:date="2017-09-26T09:51:00Z"/>
          <w:trPrChange w:id="2887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88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889" w:author="AdminKK" w:date="2017-09-26T09:51:00Z"/>
                <w:sz w:val="16"/>
                <w:szCs w:val="16"/>
              </w:rPr>
            </w:pPr>
            <w:ins w:id="2890" w:author="AdminKK" w:date="2017-09-26T10:04:00Z">
              <w:r>
                <w:rPr>
                  <w:sz w:val="16"/>
                  <w:szCs w:val="16"/>
                </w:rPr>
                <w:t>11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91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92" w:author="AdminKK" w:date="2017-09-26T09:51:00Z"/>
                <w:sz w:val="16"/>
                <w:szCs w:val="16"/>
              </w:rPr>
            </w:pPr>
            <w:ins w:id="2893" w:author="AdminKK" w:date="2017-09-26T09:52:00Z">
              <w:r w:rsidRPr="00235FC0">
                <w:rPr>
                  <w:sz w:val="16"/>
                  <w:szCs w:val="16"/>
                </w:rPr>
                <w:t>BIRTH_DATE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94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95" w:author="AdminKK" w:date="2017-09-26T09:51:00Z"/>
                <w:sz w:val="16"/>
                <w:szCs w:val="16"/>
                <w:cs/>
              </w:rPr>
              <w:pPrChange w:id="2896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2897" w:author="AdminKK" w:date="2017-09-26T10:01:00Z">
              <w:r>
                <w:rPr>
                  <w:rFonts w:hint="cs"/>
                  <w:sz w:val="16"/>
                  <w:szCs w:val="16"/>
                  <w:cs/>
                </w:rPr>
                <w:t>วันเกิด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898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99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900" w:author="AdminKK" w:date="2017-09-26T09:52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901" w:author="AdminKK" w:date="2017-09-26T09:51:00Z"/>
          <w:trPrChange w:id="2902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03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904" w:author="AdminKK" w:date="2017-09-26T09:51:00Z"/>
                <w:sz w:val="16"/>
                <w:szCs w:val="16"/>
              </w:rPr>
            </w:pPr>
            <w:ins w:id="2905" w:author="AdminKK" w:date="2017-09-26T10:04:00Z">
              <w:r>
                <w:rPr>
                  <w:sz w:val="16"/>
                  <w:szCs w:val="16"/>
                </w:rPr>
                <w:t>12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06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07" w:author="AdminKK" w:date="2017-09-26T09:51:00Z"/>
                <w:sz w:val="16"/>
                <w:szCs w:val="16"/>
              </w:rPr>
            </w:pPr>
            <w:ins w:id="2908" w:author="AdminKK" w:date="2017-09-26T09:52:00Z">
              <w:r w:rsidRPr="00235FC0">
                <w:rPr>
                  <w:sz w:val="16"/>
                  <w:szCs w:val="16"/>
                </w:rPr>
                <w:t>EMAIL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09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10" w:author="AdminKK" w:date="2017-09-26T09:51:00Z"/>
                <w:sz w:val="16"/>
                <w:szCs w:val="16"/>
                <w:cs/>
              </w:rPr>
              <w:pPrChange w:id="2911" w:author="AdminKK" w:date="2017-09-26T09:52:00Z">
                <w:pPr>
                  <w:pStyle w:val="TableContent"/>
                  <w:numPr>
                    <w:numId w:val="256"/>
                  </w:numPr>
                  <w:ind w:left="283" w:hanging="360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2912" w:author="AdminKK" w:date="2017-09-26T10:01:00Z">
              <w:r>
                <w:rPr>
                  <w:rFonts w:hint="cs"/>
                  <w:sz w:val="16"/>
                  <w:szCs w:val="16"/>
                  <w:cs/>
                </w:rPr>
                <w:t>อีเมล์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13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14" w:author="AdminKK" w:date="2017-09-26T09:51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915" w:author="AdminKK" w:date="2017-09-26T09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15533B" w:rsidP="002A280F">
            <w:pPr>
              <w:pStyle w:val="TableContent"/>
              <w:rPr>
                <w:ins w:id="2916" w:author="AdminKK" w:date="2017-09-26T09:53:00Z"/>
                <w:sz w:val="16"/>
                <w:szCs w:val="16"/>
              </w:rPr>
            </w:pPr>
            <w:ins w:id="2917" w:author="AdminKK" w:date="2017-09-26T10:04:00Z">
              <w:r>
                <w:rPr>
                  <w:sz w:val="16"/>
                  <w:szCs w:val="16"/>
                </w:rPr>
                <w:t>13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18" w:author="AdminKK" w:date="2017-09-26T09:53:00Z"/>
                <w:sz w:val="16"/>
                <w:szCs w:val="16"/>
              </w:rPr>
            </w:pPr>
            <w:ins w:id="2919" w:author="AdminKK" w:date="2017-09-26T09:53:00Z">
              <w:r>
                <w:rPr>
                  <w:sz w:val="16"/>
                  <w:szCs w:val="16"/>
                </w:rPr>
                <w:t>FAX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67C4F" w:rsidRDefault="0015533B" w:rsidP="00235FC0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20" w:author="AdminKK" w:date="2017-09-26T09:53:00Z"/>
                <w:sz w:val="16"/>
                <w:szCs w:val="16"/>
                <w:cs/>
              </w:rPr>
            </w:pPr>
            <w:ins w:id="2921" w:author="AdminKK" w:date="2017-09-26T10:01:00Z">
              <w:r>
                <w:rPr>
                  <w:rFonts w:hint="cs"/>
                  <w:sz w:val="16"/>
                  <w:szCs w:val="16"/>
                  <w:cs/>
                </w:rPr>
                <w:t>เบอร์แฟกซ์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22" w:author="AdminKK" w:date="2017-09-26T09:53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blPrEx>
          <w:tblW w:w="5000" w:type="pct"/>
          <w:tblPrExChange w:id="2923" w:author="AdminKK" w:date="2017-09-26T09:52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924" w:author="AdminKK" w:date="2017-09-26T09:52:00Z"/>
          <w:trPrChange w:id="2925" w:author="AdminKK" w:date="2017-09-26T09:52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26" w:author="AdminKK" w:date="2017-09-26T09:52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Default="001553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2927" w:author="AdminKK" w:date="2017-09-26T09:52:00Z"/>
                <w:sz w:val="16"/>
                <w:szCs w:val="16"/>
              </w:rPr>
            </w:pPr>
            <w:ins w:id="2928" w:author="AdminKK" w:date="2017-09-26T10:04:00Z">
              <w:r>
                <w:rPr>
                  <w:sz w:val="16"/>
                  <w:szCs w:val="16"/>
                </w:rPr>
                <w:t>14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29" w:author="AdminKK" w:date="2017-09-26T09:52:00Z">
              <w:tcPr>
                <w:tcW w:w="1078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235FC0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30" w:author="AdminKK" w:date="2017-09-26T09:52:00Z"/>
                <w:sz w:val="16"/>
                <w:szCs w:val="16"/>
              </w:rPr>
            </w:pPr>
            <w:ins w:id="2931" w:author="AdminKK" w:date="2017-09-26T09:53:00Z">
              <w:r w:rsidRPr="00235FC0">
                <w:rPr>
                  <w:sz w:val="16"/>
                  <w:szCs w:val="16"/>
                </w:rPr>
                <w:t>EMPLOYEE_ID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32" w:author="AdminKK" w:date="2017-09-26T09:52:00Z">
              <w:tcPr>
                <w:tcW w:w="177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167C4F" w:rsidRDefault="0015533B" w:rsidP="00235FC0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33" w:author="AdminKK" w:date="2017-09-26T09:52:00Z"/>
                <w:sz w:val="16"/>
                <w:szCs w:val="16"/>
                <w:cs/>
              </w:rPr>
            </w:pPr>
            <w:ins w:id="2934" w:author="AdminKK" w:date="2017-09-26T10:02:00Z">
              <w:r>
                <w:rPr>
                  <w:rFonts w:hint="cs"/>
                  <w:sz w:val="16"/>
                  <w:szCs w:val="16"/>
                  <w:cs/>
                </w:rPr>
                <w:t>รหัสพนักงาน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2935" w:author="AdminKK" w:date="2017-09-26T09:52:00Z">
              <w:tcPr>
                <w:tcW w:w="197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235FC0" w:rsidRPr="00C341F3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36" w:author="AdminKK" w:date="2017-09-26T09:52:00Z"/>
                <w:sz w:val="16"/>
                <w:szCs w:val="16"/>
                <w:cs/>
              </w:rPr>
            </w:pPr>
          </w:p>
        </w:tc>
      </w:tr>
      <w:tr w:rsidR="00235FC0" w:rsidRPr="00C341F3" w:rsidTr="0023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937" w:author="AdminKK" w:date="2017-09-26T09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Default="0015533B" w:rsidP="002A280F">
            <w:pPr>
              <w:pStyle w:val="TableContent"/>
              <w:rPr>
                <w:ins w:id="2938" w:author="AdminKK" w:date="2017-09-26T09:53:00Z"/>
                <w:sz w:val="16"/>
                <w:szCs w:val="16"/>
              </w:rPr>
            </w:pPr>
            <w:ins w:id="2939" w:author="AdminKK" w:date="2017-09-26T10:04:00Z">
              <w:r>
                <w:rPr>
                  <w:sz w:val="16"/>
                  <w:szCs w:val="16"/>
                </w:rPr>
                <w:t>15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235FC0" w:rsidRDefault="00235FC0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40" w:author="AdminKK" w:date="2017-09-26T09:53:00Z"/>
                <w:sz w:val="16"/>
                <w:szCs w:val="16"/>
              </w:rPr>
            </w:pPr>
            <w:ins w:id="2941" w:author="AdminKK" w:date="2017-09-26T09:53:00Z">
              <w:r w:rsidRPr="00235FC0">
                <w:rPr>
                  <w:sz w:val="16"/>
                  <w:szCs w:val="16"/>
                </w:rPr>
                <w:t>KKCIS_ID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67C4F" w:rsidRDefault="0015533B" w:rsidP="00235FC0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42" w:author="AdminKK" w:date="2017-09-26T09:53:00Z"/>
                <w:sz w:val="16"/>
                <w:szCs w:val="16"/>
              </w:rPr>
            </w:pPr>
            <w:ins w:id="2943" w:author="AdminKK" w:date="2017-09-26T10:02:00Z">
              <w:r>
                <w:rPr>
                  <w:sz w:val="16"/>
                  <w:szCs w:val="16"/>
                </w:rPr>
                <w:t>CustomerNumber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C341F3" w:rsidRDefault="00235FC0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44" w:author="AdminKK" w:date="2017-09-26T09:53:00Z"/>
                <w:sz w:val="16"/>
                <w:szCs w:val="16"/>
                <w:cs/>
              </w:rPr>
            </w:pPr>
          </w:p>
        </w:tc>
      </w:tr>
      <w:tr w:rsidR="00235FC0" w:rsidRPr="0015533B" w:rsidTr="00235F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945" w:author="AdminKK" w:date="2017-09-26T09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5533B" w:rsidRDefault="0015533B" w:rsidP="002A280F">
            <w:pPr>
              <w:pStyle w:val="TableContent"/>
              <w:rPr>
                <w:ins w:id="2946" w:author="AdminKK" w:date="2017-09-26T09:53:00Z"/>
                <w:sz w:val="16"/>
                <w:szCs w:val="16"/>
              </w:rPr>
            </w:pPr>
            <w:ins w:id="2947" w:author="AdminKK" w:date="2017-09-26T10:04:00Z">
              <w:r>
                <w:rPr>
                  <w:sz w:val="16"/>
                  <w:szCs w:val="16"/>
                </w:rPr>
                <w:t>16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5533B" w:rsidRDefault="00235FC0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48" w:author="AdminKK" w:date="2017-09-26T09:53:00Z"/>
                <w:sz w:val="16"/>
                <w:szCs w:val="16"/>
              </w:rPr>
            </w:pPr>
            <w:ins w:id="2949" w:author="AdminKK" w:date="2017-09-26T09:53:00Z">
              <w:r w:rsidRPr="0015533B">
                <w:rPr>
                  <w:sz w:val="16"/>
                  <w:szCs w:val="16"/>
                </w:rPr>
                <w:t>CARD_TYPE_CODE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5533B" w:rsidRDefault="0015533B" w:rsidP="00235FC0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50" w:author="AdminKK" w:date="2017-09-26T09:53:00Z"/>
                <w:sz w:val="16"/>
                <w:szCs w:val="16"/>
                <w:cs/>
              </w:rPr>
            </w:pPr>
            <w:ins w:id="2951" w:author="AdminKK" w:date="2017-09-26T10:03:00Z">
              <w:r>
                <w:rPr>
                  <w:rFonts w:ascii="Consolas" w:hAnsi="Consolas" w:cs="Consolas"/>
                  <w:color w:val="000000"/>
                  <w:sz w:val="16"/>
                  <w:szCs w:val="16"/>
                </w:rPr>
                <w:t xml:space="preserve">Referenct to </w:t>
              </w:r>
            </w:ins>
            <w:ins w:id="2952" w:author="AdminKK" w:date="2017-09-26T10:02:00Z">
              <w:r w:rsidRPr="0015533B">
                <w:rPr>
                  <w:rFonts w:ascii="Consolas" w:hAnsi="Consolas" w:cs="Consolas"/>
                  <w:color w:val="000000"/>
                  <w:sz w:val="16"/>
                  <w:szCs w:val="16"/>
                  <w:rPrChange w:id="2953" w:author="AdminKK" w:date="2017-09-26T10:03:00Z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rPrChange>
                </w:rPr>
                <w:t>TB_M_SUBSCRIPT_TYPE</w:t>
              </w:r>
            </w:ins>
            <w:ins w:id="2954" w:author="AdminKK" w:date="2017-09-26T10:03:00Z">
              <w:r w:rsidRPr="0015533B">
                <w:rPr>
                  <w:sz w:val="16"/>
                  <w:szCs w:val="16"/>
                </w:rPr>
                <w:t>.CARD_TYPE_CODE</w:t>
              </w:r>
            </w:ins>
            <w:ins w:id="2955" w:author="AdminKK" w:date="2017-09-26T10:02:00Z">
              <w:r w:rsidRPr="0015533B">
                <w:rPr>
                  <w:sz w:val="16"/>
                  <w:szCs w:val="16"/>
                </w:rPr>
                <w:t xml:space="preserve"> 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235FC0" w:rsidRPr="0015533B" w:rsidRDefault="00235FC0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56" w:author="AdminKK" w:date="2017-09-26T09:53:00Z"/>
                <w:sz w:val="16"/>
                <w:szCs w:val="16"/>
                <w:cs/>
              </w:rPr>
            </w:pPr>
          </w:p>
        </w:tc>
      </w:tr>
    </w:tbl>
    <w:p w:rsidR="004F344E" w:rsidRDefault="004F344E">
      <w:pPr>
        <w:rPr>
          <w:ins w:id="2957" w:author="AdminKK" w:date="2017-09-26T09:50:00Z"/>
        </w:rPr>
        <w:pPrChange w:id="2958" w:author="AdminKK" w:date="2017-09-26T09:50:00Z">
          <w:pPr>
            <w:pStyle w:val="Heading4"/>
          </w:pPr>
        </w:pPrChange>
      </w:pPr>
    </w:p>
    <w:p w:rsidR="0015533B" w:rsidRDefault="0015533B">
      <w:pPr>
        <w:rPr>
          <w:ins w:id="2959" w:author="AdminKK" w:date="2017-09-26T10:04:00Z"/>
        </w:rPr>
      </w:pPr>
      <w:ins w:id="2960" w:author="AdminKK" w:date="2017-09-26T10:04:00Z">
        <w:r>
          <w:br w:type="page"/>
        </w:r>
      </w:ins>
    </w:p>
    <w:p w:rsidR="004F344E" w:rsidRDefault="0015533B">
      <w:pPr>
        <w:pStyle w:val="ListParagraph"/>
        <w:numPr>
          <w:ilvl w:val="2"/>
          <w:numId w:val="296"/>
        </w:numPr>
        <w:rPr>
          <w:ins w:id="2961" w:author="AdminKK" w:date="2017-09-26T10:04:00Z"/>
        </w:rPr>
        <w:pPrChange w:id="2962" w:author="AdminKK" w:date="2017-09-26T10:04:00Z">
          <w:pPr>
            <w:pStyle w:val="Heading4"/>
          </w:pPr>
        </w:pPrChange>
      </w:pPr>
      <w:ins w:id="2963" w:author="AdminKK" w:date="2017-09-26T10:04:00Z">
        <w:r w:rsidRPr="004F344E">
          <w:lastRenderedPageBreak/>
          <w:t>TB_T_SR_CUSTOMER</w:t>
        </w:r>
        <w:r>
          <w:t>_PHONE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7"/>
        <w:gridCol w:w="2150"/>
        <w:gridCol w:w="3351"/>
        <w:gridCol w:w="3728"/>
      </w:tblGrid>
      <w:tr w:rsidR="0015533B" w:rsidRPr="00C341F3" w:rsidTr="002A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2964" w:author="AdminKK" w:date="2017-09-26T10:0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33B" w:rsidRPr="00C341F3" w:rsidRDefault="0015533B" w:rsidP="002A280F">
            <w:pPr>
              <w:pStyle w:val="TableHeader"/>
              <w:rPr>
                <w:ins w:id="2965" w:author="AdminKK" w:date="2017-09-26T10:04:00Z"/>
                <w:sz w:val="16"/>
                <w:szCs w:val="16"/>
              </w:rPr>
            </w:pPr>
            <w:ins w:id="2966" w:author="AdminKK" w:date="2017-09-26T10:04:00Z">
              <w:r w:rsidRPr="00C341F3">
                <w:rPr>
                  <w:sz w:val="16"/>
                  <w:szCs w:val="16"/>
                </w:rPr>
                <w:t>#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33B" w:rsidRPr="00C341F3" w:rsidRDefault="0015533B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967" w:author="AdminKK" w:date="2017-09-26T10:04:00Z"/>
                <w:sz w:val="16"/>
                <w:szCs w:val="16"/>
              </w:rPr>
            </w:pPr>
            <w:ins w:id="2968" w:author="AdminKK" w:date="2017-09-26T10:04:00Z">
              <w:r w:rsidRPr="00C341F3">
                <w:rPr>
                  <w:sz w:val="16"/>
                  <w:szCs w:val="16"/>
                </w:rPr>
                <w:t>Field Name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33B" w:rsidRPr="00C341F3" w:rsidRDefault="0015533B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969" w:author="AdminKK" w:date="2017-09-26T10:04:00Z"/>
                <w:sz w:val="16"/>
                <w:szCs w:val="16"/>
              </w:rPr>
            </w:pPr>
            <w:ins w:id="2970" w:author="AdminKK" w:date="2017-09-26T10:04:00Z">
              <w:r w:rsidRPr="00C341F3">
                <w:rPr>
                  <w:sz w:val="16"/>
                  <w:szCs w:val="16"/>
                </w:rPr>
                <w:t>Description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33B" w:rsidRPr="00C341F3" w:rsidRDefault="0015533B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971" w:author="AdminKK" w:date="2017-09-26T10:04:00Z"/>
                <w:sz w:val="16"/>
                <w:szCs w:val="16"/>
              </w:rPr>
            </w:pPr>
            <w:ins w:id="2972" w:author="AdminKK" w:date="2017-09-26T10:04:00Z">
              <w:r w:rsidRPr="00C341F3">
                <w:rPr>
                  <w:sz w:val="16"/>
                  <w:szCs w:val="16"/>
                </w:rPr>
                <w:t>Remark</w:t>
              </w:r>
            </w:ins>
          </w:p>
        </w:tc>
      </w:tr>
      <w:tr w:rsidR="0015533B" w:rsidRPr="00C341F3" w:rsidTr="002A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973" w:author="AdminKK" w:date="2017-09-26T10:0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TableContent"/>
              <w:rPr>
                <w:ins w:id="2974" w:author="AdminKK" w:date="2017-09-26T10:04:00Z"/>
                <w:sz w:val="16"/>
                <w:szCs w:val="16"/>
              </w:rPr>
            </w:pPr>
            <w:ins w:id="2975" w:author="AdminKK" w:date="2017-09-26T10:04:00Z">
              <w:r>
                <w:rPr>
                  <w:rFonts w:hint="cs"/>
                  <w:sz w:val="16"/>
                  <w:szCs w:val="16"/>
                  <w:cs/>
                </w:rPr>
                <w:t>1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76" w:author="AdminKK" w:date="2017-09-26T10:04:00Z"/>
                <w:sz w:val="16"/>
                <w:szCs w:val="16"/>
              </w:rPr>
            </w:pPr>
            <w:ins w:id="2977" w:author="AdminKK" w:date="2017-09-26T10:04:00Z">
              <w:r>
                <w:rPr>
                  <w:sz w:val="16"/>
                  <w:szCs w:val="16"/>
                </w:rPr>
                <w:t>SR_CUSTOMER</w:t>
              </w:r>
            </w:ins>
            <w:ins w:id="2978" w:author="AdminKK" w:date="2017-09-26T10:07:00Z">
              <w:r>
                <w:rPr>
                  <w:sz w:val="16"/>
                  <w:szCs w:val="16"/>
                </w:rPr>
                <w:t>_PHONE</w:t>
              </w:r>
            </w:ins>
            <w:ins w:id="2979" w:author="AdminKK" w:date="2017-09-26T10:04:00Z">
              <w:r>
                <w:rPr>
                  <w:sz w:val="16"/>
                  <w:szCs w:val="16"/>
                </w:rPr>
                <w:t>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80" w:author="AdminKK" w:date="2017-09-26T10:04:00Z"/>
                <w:sz w:val="16"/>
                <w:szCs w:val="16"/>
              </w:rPr>
            </w:pPr>
            <w:ins w:id="2981" w:author="AdminKK" w:date="2017-09-26T10:04:00Z">
              <w:r>
                <w:rPr>
                  <w:sz w:val="16"/>
                  <w:szCs w:val="16"/>
                </w:rPr>
                <w:t>Auto Number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82" w:author="AdminKK" w:date="2017-09-26T10:04:00Z"/>
                <w:sz w:val="16"/>
                <w:szCs w:val="16"/>
                <w:cs/>
              </w:rPr>
            </w:pPr>
          </w:p>
        </w:tc>
      </w:tr>
      <w:tr w:rsidR="0015533B" w:rsidRPr="00C341F3" w:rsidTr="002A28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2983" w:author="AdminKK" w:date="2017-09-26T10:0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rPr>
                <w:ins w:id="2984" w:author="AdminKK" w:date="2017-09-26T10:04:00Z"/>
                <w:sz w:val="16"/>
                <w:szCs w:val="16"/>
              </w:rPr>
            </w:pPr>
            <w:ins w:id="2985" w:author="AdminKK" w:date="2017-09-26T10:04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86" w:author="AdminKK" w:date="2017-09-26T10:04:00Z"/>
                <w:sz w:val="16"/>
                <w:szCs w:val="16"/>
              </w:rPr>
            </w:pPr>
            <w:ins w:id="2987" w:author="AdminKK" w:date="2017-09-26T10:04:00Z">
              <w:r>
                <w:rPr>
                  <w:sz w:val="16"/>
                  <w:szCs w:val="16"/>
                </w:rPr>
                <w:t>SR</w:t>
              </w:r>
            </w:ins>
            <w:ins w:id="2988" w:author="AdminKK" w:date="2017-09-26T10:07:00Z">
              <w:r>
                <w:rPr>
                  <w:sz w:val="16"/>
                  <w:szCs w:val="16"/>
                </w:rPr>
                <w:t>_CUSTOMER</w:t>
              </w:r>
            </w:ins>
            <w:ins w:id="2989" w:author="AdminKK" w:date="2017-09-26T10:04:00Z">
              <w:r>
                <w:rPr>
                  <w:sz w:val="16"/>
                  <w:szCs w:val="16"/>
                </w:rPr>
                <w:t>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94453E" w:rsidRDefault="0015533B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90" w:author="AdminKK" w:date="2017-09-26T10:04:00Z"/>
                <w:sz w:val="16"/>
                <w:szCs w:val="16"/>
              </w:rPr>
            </w:pPr>
            <w:ins w:id="2991" w:author="AdminKK" w:date="2017-09-26T10:07:00Z">
              <w:r w:rsidRPr="0015533B">
                <w:rPr>
                  <w:sz w:val="16"/>
                  <w:szCs w:val="16"/>
                  <w:rPrChange w:id="2992" w:author="AdminKK" w:date="2017-09-26T10:07:00Z">
                    <w:rPr>
                      <w:rFonts w:eastAsia="Tahoma"/>
                      <w:color w:val="0000CC"/>
                      <w:u w:val="single"/>
                    </w:rPr>
                  </w:rPrChange>
                </w:rPr>
                <w:t>TB_T_SR_CUSTOMER</w:t>
              </w:r>
              <w:r>
                <w:rPr>
                  <w:sz w:val="16"/>
                  <w:szCs w:val="16"/>
                </w:rPr>
                <w:t>.SR_CUSTOMER_ID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2993" w:author="AdminKK" w:date="2017-09-26T10:04:00Z"/>
                <w:sz w:val="16"/>
                <w:szCs w:val="16"/>
                <w:cs/>
              </w:rPr>
            </w:pPr>
          </w:p>
        </w:tc>
      </w:tr>
      <w:tr w:rsidR="0015533B" w:rsidRPr="00C341F3" w:rsidTr="002A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2994" w:author="AdminKK" w:date="2017-09-26T10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rPr>
                <w:ins w:id="2995" w:author="AdminKK" w:date="2017-09-26T10:07:00Z"/>
                <w:sz w:val="16"/>
                <w:szCs w:val="16"/>
              </w:rPr>
            </w:pPr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96" w:author="AdminKK" w:date="2017-09-26T10:07:00Z"/>
                <w:sz w:val="16"/>
                <w:szCs w:val="16"/>
              </w:rPr>
            </w:pPr>
            <w:ins w:id="2997" w:author="AdminKK" w:date="2017-09-26T10:07:00Z">
              <w:r>
                <w:rPr>
                  <w:sz w:val="16"/>
                  <w:szCs w:val="16"/>
                </w:rPr>
                <w:t>PHONE_TYPE_ID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15533B" w:rsidRDefault="007311C2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98" w:author="AdminKK" w:date="2017-09-26T10:07:00Z"/>
                <w:sz w:val="16"/>
                <w:szCs w:val="16"/>
              </w:rPr>
            </w:pPr>
            <w:ins w:id="2999" w:author="AdminKK" w:date="2017-09-26T10:09:00Z">
              <w:r>
                <w:rPr>
                  <w:rFonts w:hint="cs"/>
                  <w:sz w:val="16"/>
                  <w:szCs w:val="16"/>
                  <w:cs/>
                </w:rPr>
                <w:t xml:space="preserve">เบอร์โทรศัพท์ </w:t>
              </w:r>
              <w:r>
                <w:rPr>
                  <w:sz w:val="16"/>
                  <w:szCs w:val="16"/>
                </w:rPr>
                <w:t>#1, #2, #3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00" w:author="AdminKK" w:date="2017-09-26T10:07:00Z"/>
                <w:sz w:val="16"/>
                <w:szCs w:val="16"/>
                <w:cs/>
              </w:rPr>
            </w:pPr>
          </w:p>
        </w:tc>
      </w:tr>
      <w:tr w:rsidR="0015533B" w:rsidRPr="00C341F3" w:rsidTr="002A28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001" w:author="AdminKK" w:date="2017-09-26T10:0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rPr>
                <w:ins w:id="3002" w:author="AdminKK" w:date="2017-09-26T10:07:00Z"/>
                <w:sz w:val="16"/>
                <w:szCs w:val="16"/>
              </w:rPr>
            </w:pPr>
          </w:p>
        </w:tc>
        <w:tc>
          <w:tcPr>
            <w:tcW w:w="10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Default="0015533B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03" w:author="AdminKK" w:date="2017-09-26T10:07:00Z"/>
                <w:sz w:val="16"/>
                <w:szCs w:val="16"/>
              </w:rPr>
            </w:pPr>
            <w:ins w:id="3004" w:author="AdminKK" w:date="2017-09-26T10:08:00Z">
              <w:r>
                <w:rPr>
                  <w:sz w:val="16"/>
                  <w:szCs w:val="16"/>
                </w:rPr>
                <w:t>PHONE_NO</w:t>
              </w:r>
            </w:ins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15533B" w:rsidRDefault="007311C2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05" w:author="AdminKK" w:date="2017-09-26T10:07:00Z"/>
                <w:sz w:val="16"/>
                <w:szCs w:val="16"/>
              </w:rPr>
            </w:pPr>
            <w:ins w:id="3006" w:author="AdminKK" w:date="2017-09-26T10:09:00Z">
              <w:r>
                <w:rPr>
                  <w:rFonts w:hint="cs"/>
                  <w:sz w:val="16"/>
                  <w:szCs w:val="16"/>
                  <w:cs/>
                </w:rPr>
                <w:t xml:space="preserve">เบอร์โทรศัพท์ </w:t>
              </w:r>
              <w:r>
                <w:rPr>
                  <w:sz w:val="16"/>
                  <w:szCs w:val="16"/>
                </w:rPr>
                <w:t>#1, #2, #3</w:t>
              </w:r>
            </w:ins>
          </w:p>
        </w:tc>
        <w:tc>
          <w:tcPr>
            <w:tcW w:w="1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15533B" w:rsidRPr="00C341F3" w:rsidRDefault="0015533B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07" w:author="AdminKK" w:date="2017-09-26T10:07:00Z"/>
                <w:sz w:val="16"/>
                <w:szCs w:val="16"/>
                <w:cs/>
              </w:rPr>
            </w:pPr>
          </w:p>
        </w:tc>
      </w:tr>
    </w:tbl>
    <w:p w:rsidR="0015533B" w:rsidRDefault="0015533B">
      <w:pPr>
        <w:rPr>
          <w:ins w:id="3008" w:author="AdminKK" w:date="2017-09-26T10:04:00Z"/>
        </w:rPr>
        <w:pPrChange w:id="3009" w:author="AdminKK" w:date="2017-09-26T10:04:00Z">
          <w:pPr>
            <w:pStyle w:val="Heading4"/>
          </w:pPr>
        </w:pPrChange>
      </w:pPr>
    </w:p>
    <w:p w:rsidR="0015533B" w:rsidRDefault="007311C2">
      <w:pPr>
        <w:pStyle w:val="ListParagraph"/>
        <w:numPr>
          <w:ilvl w:val="1"/>
          <w:numId w:val="296"/>
        </w:numPr>
        <w:rPr>
          <w:ins w:id="3010" w:author="AdminKK" w:date="2017-09-26T10:10:00Z"/>
        </w:rPr>
        <w:pPrChange w:id="3011" w:author="AdminKK" w:date="2017-09-26T09:42:00Z">
          <w:pPr>
            <w:pStyle w:val="Heading4"/>
          </w:pPr>
        </w:pPrChange>
      </w:pPr>
      <w:ins w:id="3012" w:author="AdminKK" w:date="2017-09-26T10:12:00Z">
        <w:r>
          <w:t xml:space="preserve">Insert </w:t>
        </w:r>
      </w:ins>
      <w:ins w:id="3013" w:author="AdminKK" w:date="2017-09-26T10:10:00Z">
        <w:r>
          <w:rPr>
            <w:rFonts w:hint="cs"/>
            <w:cs/>
          </w:rPr>
          <w:t xml:space="preserve">ข้อมูลในตาราง </w:t>
        </w:r>
        <w:r w:rsidRPr="004F344E">
          <w:t>TB_T_SR_</w:t>
        </w:r>
        <w:r>
          <w:t xml:space="preserve">ACCOUNT </w:t>
        </w:r>
        <w:r>
          <w:rPr>
            <w:rFonts w:hint="cs"/>
            <w:cs/>
          </w:rPr>
          <w:t>รายละเอียดดังนี้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2"/>
        <w:gridCol w:w="2136"/>
        <w:gridCol w:w="3336"/>
        <w:gridCol w:w="3712"/>
        <w:tblGridChange w:id="3014">
          <w:tblGrid>
            <w:gridCol w:w="347"/>
            <w:gridCol w:w="44"/>
            <w:gridCol w:w="1"/>
            <w:gridCol w:w="2105"/>
            <w:gridCol w:w="30"/>
            <w:gridCol w:w="1"/>
            <w:gridCol w:w="3321"/>
            <w:gridCol w:w="15"/>
            <w:gridCol w:w="3712"/>
          </w:tblGrid>
        </w:tblGridChange>
      </w:tblGrid>
      <w:tr w:rsidR="009D71E5" w:rsidRPr="00C341F3" w:rsidTr="009D7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015" w:author="AdminKK" w:date="2017-09-26T10:1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11C2" w:rsidRPr="00C341F3" w:rsidRDefault="007311C2" w:rsidP="002A280F">
            <w:pPr>
              <w:pStyle w:val="TableHeader"/>
              <w:rPr>
                <w:ins w:id="3016" w:author="AdminKK" w:date="2017-09-26T10:10:00Z"/>
                <w:sz w:val="16"/>
                <w:szCs w:val="16"/>
              </w:rPr>
            </w:pPr>
            <w:ins w:id="3017" w:author="AdminKK" w:date="2017-09-26T10:10:00Z">
              <w:r w:rsidRPr="00C341F3">
                <w:rPr>
                  <w:sz w:val="16"/>
                  <w:szCs w:val="16"/>
                </w:rPr>
                <w:t>#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11C2" w:rsidRPr="00C341F3" w:rsidRDefault="007311C2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018" w:author="AdminKK" w:date="2017-09-26T10:10:00Z"/>
                <w:sz w:val="16"/>
                <w:szCs w:val="16"/>
              </w:rPr>
            </w:pPr>
            <w:ins w:id="3019" w:author="AdminKK" w:date="2017-09-26T10:10:00Z">
              <w:r w:rsidRPr="00C341F3">
                <w:rPr>
                  <w:sz w:val="16"/>
                  <w:szCs w:val="16"/>
                </w:rPr>
                <w:t>Field Name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11C2" w:rsidRPr="00C341F3" w:rsidRDefault="007311C2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020" w:author="AdminKK" w:date="2017-09-26T10:10:00Z"/>
                <w:sz w:val="16"/>
                <w:szCs w:val="16"/>
              </w:rPr>
            </w:pPr>
            <w:ins w:id="3021" w:author="AdminKK" w:date="2017-09-26T10:10:00Z">
              <w:r w:rsidRPr="00C341F3">
                <w:rPr>
                  <w:sz w:val="16"/>
                  <w:szCs w:val="16"/>
                </w:rPr>
                <w:t>Description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11C2" w:rsidRPr="00C341F3" w:rsidRDefault="007311C2" w:rsidP="002A280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022" w:author="AdminKK" w:date="2017-09-26T10:10:00Z"/>
                <w:sz w:val="16"/>
                <w:szCs w:val="16"/>
              </w:rPr>
            </w:pPr>
            <w:ins w:id="3023" w:author="AdminKK" w:date="2017-09-26T10:10:00Z">
              <w:r w:rsidRPr="00C341F3">
                <w:rPr>
                  <w:sz w:val="16"/>
                  <w:szCs w:val="16"/>
                </w:rPr>
                <w:t>Remark</w:t>
              </w:r>
            </w:ins>
          </w:p>
        </w:tc>
      </w:tr>
      <w:tr w:rsidR="009D71E5" w:rsidRPr="00C341F3" w:rsidTr="009D7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024" w:author="AdminKK" w:date="2017-09-26T10:1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Pr="00C341F3" w:rsidRDefault="007311C2" w:rsidP="002A280F">
            <w:pPr>
              <w:pStyle w:val="TableContent"/>
              <w:rPr>
                <w:ins w:id="3025" w:author="AdminKK" w:date="2017-09-26T10:10:00Z"/>
                <w:sz w:val="16"/>
                <w:szCs w:val="16"/>
              </w:rPr>
            </w:pPr>
            <w:ins w:id="3026" w:author="AdminKK" w:date="2017-09-26T10:10:00Z">
              <w:r>
                <w:rPr>
                  <w:rFonts w:hint="cs"/>
                  <w:sz w:val="16"/>
                  <w:szCs w:val="16"/>
                  <w:cs/>
                </w:rPr>
                <w:t>1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Default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27" w:author="AdminKK" w:date="2017-09-26T10:10:00Z"/>
                <w:sz w:val="16"/>
                <w:szCs w:val="16"/>
              </w:rPr>
            </w:pPr>
            <w:ins w:id="3028" w:author="AdminKK" w:date="2017-09-26T10:10:00Z">
              <w:r>
                <w:rPr>
                  <w:sz w:val="16"/>
                  <w:szCs w:val="16"/>
                </w:rPr>
                <w:t>SR_ACCOUNT_ID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Pr="00C341F3" w:rsidRDefault="007311C2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29" w:author="AdminKK" w:date="2017-09-26T10:10:00Z"/>
                <w:sz w:val="16"/>
                <w:szCs w:val="16"/>
              </w:rPr>
            </w:pPr>
            <w:ins w:id="3030" w:author="AdminKK" w:date="2017-09-26T10:10:00Z">
              <w:r>
                <w:rPr>
                  <w:sz w:val="16"/>
                  <w:szCs w:val="16"/>
                </w:rPr>
                <w:t>Auto Number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Pr="00C341F3" w:rsidRDefault="007311C2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31" w:author="AdminKK" w:date="2017-09-26T10:10:00Z"/>
                <w:sz w:val="16"/>
                <w:szCs w:val="16"/>
                <w:cs/>
              </w:rPr>
            </w:pPr>
          </w:p>
        </w:tc>
      </w:tr>
      <w:tr w:rsidR="009D71E5" w:rsidRPr="00C341F3" w:rsidTr="009D71E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032" w:author="AdminKK" w:date="2017-09-26T10:1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Default="007311C2" w:rsidP="002A280F">
            <w:pPr>
              <w:pStyle w:val="TableContent"/>
              <w:rPr>
                <w:ins w:id="3033" w:author="AdminKK" w:date="2017-09-26T10:10:00Z"/>
                <w:sz w:val="16"/>
                <w:szCs w:val="16"/>
              </w:rPr>
            </w:pPr>
            <w:ins w:id="3034" w:author="AdminKK" w:date="2017-09-26T10:10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Default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35" w:author="AdminKK" w:date="2017-09-26T10:10:00Z"/>
                <w:sz w:val="16"/>
                <w:szCs w:val="16"/>
              </w:rPr>
            </w:pPr>
            <w:ins w:id="3036" w:author="AdminKK" w:date="2017-09-26T10:10:00Z">
              <w:r>
                <w:rPr>
                  <w:sz w:val="16"/>
                  <w:szCs w:val="16"/>
                </w:rPr>
                <w:t>SR_ID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Pr="0094453E" w:rsidRDefault="007311C2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37" w:author="AdminKK" w:date="2017-09-26T10:10:00Z"/>
                <w:sz w:val="16"/>
                <w:szCs w:val="16"/>
              </w:rPr>
            </w:pPr>
            <w:ins w:id="3038" w:author="AdminKK" w:date="2017-09-26T10:10:00Z">
              <w:r w:rsidRPr="00167C4F">
                <w:rPr>
                  <w:sz w:val="16"/>
                  <w:szCs w:val="16"/>
                </w:rPr>
                <w:t>TB_T_SR_CUSTOMER</w:t>
              </w:r>
              <w:r>
                <w:rPr>
                  <w:sz w:val="16"/>
                  <w:szCs w:val="16"/>
                </w:rPr>
                <w:t>.SR_CUSTOMER_ID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311C2" w:rsidRPr="00C341F3" w:rsidRDefault="007311C2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39" w:author="AdminKK" w:date="2017-09-26T10:10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040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041" w:author="AdminKK" w:date="2017-09-26T10:13:00Z"/>
          <w:trPrChange w:id="3042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43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044" w:author="AdminKK" w:date="2017-09-26T10:13:00Z"/>
                <w:sz w:val="16"/>
                <w:szCs w:val="16"/>
              </w:rPr>
            </w:pPr>
            <w:ins w:id="3045" w:author="AdminKK" w:date="2017-09-26T10:21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46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47" w:author="AdminKK" w:date="2017-09-26T10:13:00Z"/>
                <w:sz w:val="16"/>
                <w:szCs w:val="16"/>
              </w:rPr>
            </w:pPr>
            <w:ins w:id="3048" w:author="AdminKK" w:date="2017-09-26T10:13:00Z">
              <w:r w:rsidRPr="009B610E">
                <w:rPr>
                  <w:sz w:val="16"/>
                  <w:szCs w:val="16"/>
                </w:rPr>
                <w:t>PRODUCT_GROUP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49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672FF4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50" w:author="AdminKK" w:date="2017-09-26T10:13:00Z"/>
                <w:sz w:val="16"/>
                <w:szCs w:val="16"/>
              </w:rPr>
            </w:pPr>
            <w:ins w:id="3051" w:author="AdminKK" w:date="2017-09-26T10:22:00Z">
              <w:r>
                <w:rPr>
                  <w:sz w:val="16"/>
                  <w:szCs w:val="16"/>
                </w:rPr>
                <w:t>Product Group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52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53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054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055" w:author="AdminKK" w:date="2017-09-26T10:13:00Z"/>
          <w:trPrChange w:id="3056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57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058" w:author="AdminKK" w:date="2017-09-26T10:13:00Z"/>
                <w:sz w:val="16"/>
                <w:szCs w:val="16"/>
              </w:rPr>
            </w:pPr>
            <w:ins w:id="3059" w:author="AdminKK" w:date="2017-09-26T10:21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60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61" w:author="AdminKK" w:date="2017-09-26T10:13:00Z"/>
                <w:sz w:val="16"/>
                <w:szCs w:val="16"/>
              </w:rPr>
            </w:pPr>
            <w:ins w:id="3062" w:author="AdminKK" w:date="2017-09-26T10:13:00Z">
              <w:r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63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672FF4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64" w:author="AdminKK" w:date="2017-09-26T10:13:00Z"/>
                <w:sz w:val="16"/>
                <w:szCs w:val="16"/>
              </w:rPr>
            </w:pPr>
            <w:ins w:id="3065" w:author="AdminKK" w:date="2017-09-26T10:22:00Z">
              <w:r>
                <w:rPr>
                  <w:sz w:val="16"/>
                  <w:szCs w:val="16"/>
                </w:rPr>
                <w:t>Product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66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67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068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069" w:author="AdminKK" w:date="2017-09-26T10:15:00Z"/>
          <w:trPrChange w:id="3070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71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072" w:author="AdminKK" w:date="2017-09-26T10:15:00Z"/>
                <w:sz w:val="16"/>
                <w:szCs w:val="16"/>
              </w:rPr>
            </w:pPr>
            <w:ins w:id="3073" w:author="AdminKK" w:date="2017-09-26T10:21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74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75" w:author="AdminKK" w:date="2017-09-26T10:15:00Z"/>
                <w:sz w:val="16"/>
                <w:szCs w:val="16"/>
              </w:rPr>
            </w:pPr>
            <w:ins w:id="3076" w:author="AdminKK" w:date="2017-09-26T10:15:00Z">
              <w:r w:rsidRPr="009B610E">
                <w:rPr>
                  <w:sz w:val="16"/>
                  <w:szCs w:val="16"/>
                </w:rPr>
                <w:t>PRODUCT_DESC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77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B610E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78" w:author="AdminKK" w:date="2017-09-26T10:15:00Z"/>
                <w:sz w:val="16"/>
                <w:szCs w:val="16"/>
              </w:rPr>
            </w:pPr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79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80" w:author="AdminKK" w:date="2017-09-26T10:15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081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082" w:author="AdminKK" w:date="2017-09-26T10:13:00Z"/>
          <w:trPrChange w:id="3083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84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085" w:author="AdminKK" w:date="2017-09-26T10:13:00Z"/>
                <w:sz w:val="16"/>
                <w:szCs w:val="16"/>
              </w:rPr>
            </w:pPr>
            <w:ins w:id="3086" w:author="AdminKK" w:date="2017-09-26T10:21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87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88" w:author="AdminKK" w:date="2017-09-26T10:13:00Z"/>
                <w:sz w:val="16"/>
                <w:szCs w:val="16"/>
              </w:rPr>
            </w:pPr>
            <w:ins w:id="3089" w:author="AdminKK" w:date="2017-09-26T10:13:00Z">
              <w:r w:rsidRPr="009B610E">
                <w:rPr>
                  <w:sz w:val="16"/>
                  <w:szCs w:val="16"/>
                </w:rPr>
                <w:t>ACCOUNT_NO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90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672FF4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91" w:author="AdminKK" w:date="2017-09-26T10:13:00Z"/>
                <w:sz w:val="16"/>
                <w:szCs w:val="16"/>
              </w:rPr>
            </w:pPr>
            <w:ins w:id="3092" w:author="AdminKK" w:date="2017-09-26T10:28:00Z">
              <w:r>
                <w:rPr>
                  <w:sz w:val="16"/>
                  <w:szCs w:val="16"/>
                </w:rPr>
                <w:t>AccountNumber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93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094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095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096" w:author="AdminKK" w:date="2017-09-26T10:20:00Z"/>
          <w:trPrChange w:id="3097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098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099" w:author="AdminKK" w:date="2017-09-26T10:20:00Z"/>
                <w:sz w:val="16"/>
                <w:szCs w:val="16"/>
              </w:rPr>
            </w:pPr>
            <w:ins w:id="3100" w:author="AdminKK" w:date="2017-09-26T10:21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01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02" w:author="AdminKK" w:date="2017-09-26T10:20:00Z"/>
                <w:sz w:val="16"/>
                <w:szCs w:val="16"/>
              </w:rPr>
            </w:pPr>
            <w:ins w:id="3103" w:author="AdminKK" w:date="2017-09-26T10:20:00Z">
              <w:r w:rsidRPr="009B610E">
                <w:rPr>
                  <w:sz w:val="16"/>
                  <w:szCs w:val="16"/>
                </w:rPr>
                <w:t>ACCOUNT_DESC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04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B610E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05" w:author="AdminKK" w:date="2017-09-26T10:20:00Z"/>
                <w:sz w:val="16"/>
                <w:szCs w:val="16"/>
              </w:rPr>
            </w:pPr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06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07" w:author="AdminKK" w:date="2017-09-26T10:20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108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109" w:author="AdminKK" w:date="2017-09-26T10:20:00Z"/>
          <w:trPrChange w:id="3110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11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112" w:author="AdminKK" w:date="2017-09-26T10:20:00Z"/>
                <w:sz w:val="16"/>
                <w:szCs w:val="16"/>
              </w:rPr>
            </w:pPr>
            <w:ins w:id="3113" w:author="AdminKK" w:date="2017-09-26T10:21:00Z">
              <w:r>
                <w:rPr>
                  <w:sz w:val="16"/>
                  <w:szCs w:val="16"/>
                </w:rPr>
                <w:t>8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14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15" w:author="AdminKK" w:date="2017-09-26T10:20:00Z"/>
                <w:sz w:val="16"/>
                <w:szCs w:val="16"/>
              </w:rPr>
            </w:pPr>
            <w:ins w:id="3116" w:author="AdminKK" w:date="2017-09-26T10:20:00Z">
              <w:r w:rsidRPr="009B610E">
                <w:rPr>
                  <w:sz w:val="16"/>
                  <w:szCs w:val="16"/>
                </w:rPr>
                <w:t>BRANCH_CODE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17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672FF4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18" w:author="AdminKK" w:date="2017-09-26T10:20:00Z"/>
                <w:sz w:val="16"/>
                <w:szCs w:val="16"/>
              </w:rPr>
            </w:pPr>
            <w:ins w:id="3119" w:author="AdminKK" w:date="2017-09-26T10:28:00Z">
              <w:r>
                <w:rPr>
                  <w:sz w:val="16"/>
                  <w:szCs w:val="16"/>
                </w:rPr>
                <w:t>BranchCode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20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21" w:author="AdminKK" w:date="2017-09-26T10:20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122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123" w:author="AdminKK" w:date="2017-09-26T10:13:00Z"/>
          <w:trPrChange w:id="3124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25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126" w:author="AdminKK" w:date="2017-09-26T10:13:00Z"/>
                <w:sz w:val="16"/>
                <w:szCs w:val="16"/>
              </w:rPr>
            </w:pPr>
            <w:ins w:id="3127" w:author="AdminKK" w:date="2017-09-26T10:21:00Z">
              <w:r>
                <w:rPr>
                  <w:sz w:val="16"/>
                  <w:szCs w:val="16"/>
                </w:rPr>
                <w:t>9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28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29" w:author="AdminKK" w:date="2017-09-26T10:13:00Z"/>
                <w:sz w:val="16"/>
                <w:szCs w:val="16"/>
              </w:rPr>
            </w:pPr>
            <w:ins w:id="3130" w:author="AdminKK" w:date="2017-09-26T10:13:00Z">
              <w:r w:rsidRPr="009B610E">
                <w:rPr>
                  <w:sz w:val="16"/>
                  <w:szCs w:val="16"/>
                </w:rPr>
                <w:t>BRANCH_NAME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31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672FF4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32" w:author="AdminKK" w:date="2017-09-26T10:13:00Z"/>
                <w:sz w:val="16"/>
                <w:szCs w:val="16"/>
                <w:cs/>
              </w:rPr>
            </w:pPr>
            <w:ins w:id="3133" w:author="AdminKK" w:date="2017-09-26T10:28:00Z">
              <w:r>
                <w:rPr>
                  <w:rFonts w:hint="cs"/>
                  <w:sz w:val="16"/>
                  <w:szCs w:val="16"/>
                  <w:cs/>
                </w:rPr>
                <w:t>ชื่อสาขา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34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35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136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137" w:author="AdminKK" w:date="2017-09-26T10:13:00Z"/>
          <w:trPrChange w:id="3138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39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140" w:author="AdminKK" w:date="2017-09-26T10:13:00Z"/>
                <w:sz w:val="16"/>
                <w:szCs w:val="16"/>
              </w:rPr>
            </w:pPr>
            <w:ins w:id="3141" w:author="AdminKK" w:date="2017-09-26T10:21:00Z">
              <w:r>
                <w:rPr>
                  <w:sz w:val="16"/>
                  <w:szCs w:val="16"/>
                </w:rPr>
                <w:t>10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42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43" w:author="AdminKK" w:date="2017-09-26T10:13:00Z"/>
                <w:sz w:val="16"/>
                <w:szCs w:val="16"/>
              </w:rPr>
            </w:pPr>
            <w:ins w:id="3144" w:author="AdminKK" w:date="2017-09-26T10:14:00Z">
              <w:r w:rsidRPr="009B610E">
                <w:rPr>
                  <w:sz w:val="16"/>
                  <w:szCs w:val="16"/>
                </w:rPr>
                <w:t>EFFECTIVE_DATE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45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D71E5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46" w:author="AdminKK" w:date="2017-09-26T10:13:00Z"/>
                <w:sz w:val="16"/>
                <w:szCs w:val="16"/>
              </w:rPr>
            </w:pPr>
            <w:ins w:id="3147" w:author="AdminKK" w:date="2017-09-26T10:33:00Z">
              <w:r>
                <w:rPr>
                  <w:sz w:val="16"/>
                  <w:szCs w:val="16"/>
                </w:rPr>
                <w:t>EffectiveDate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48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49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150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151" w:author="AdminKK" w:date="2017-09-26T10:13:00Z"/>
          <w:trPrChange w:id="3152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53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154" w:author="AdminKK" w:date="2017-09-26T10:13:00Z"/>
                <w:sz w:val="16"/>
                <w:szCs w:val="16"/>
              </w:rPr>
            </w:pPr>
            <w:ins w:id="3155" w:author="AdminKK" w:date="2017-09-26T10:21:00Z">
              <w:r>
                <w:rPr>
                  <w:sz w:val="16"/>
                  <w:szCs w:val="16"/>
                </w:rPr>
                <w:t>11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56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57" w:author="AdminKK" w:date="2017-09-26T10:13:00Z"/>
                <w:sz w:val="16"/>
                <w:szCs w:val="16"/>
              </w:rPr>
            </w:pPr>
            <w:ins w:id="3158" w:author="AdminKK" w:date="2017-09-26T10:14:00Z">
              <w:r w:rsidRPr="009B610E">
                <w:rPr>
                  <w:sz w:val="16"/>
                  <w:szCs w:val="16"/>
                </w:rPr>
                <w:t>EXPIRY_DATE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59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D71E5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60" w:author="AdminKK" w:date="2017-09-26T10:13:00Z"/>
                <w:sz w:val="16"/>
                <w:szCs w:val="16"/>
              </w:rPr>
            </w:pPr>
            <w:ins w:id="3161" w:author="AdminKK" w:date="2017-09-26T10:33:00Z">
              <w:r>
                <w:rPr>
                  <w:sz w:val="16"/>
                  <w:szCs w:val="16"/>
                </w:rPr>
                <w:t>ValidTill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62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63" w:author="AdminKK" w:date="2017-09-26T10:13:00Z"/>
                <w:sz w:val="16"/>
                <w:szCs w:val="16"/>
                <w:cs/>
              </w:rPr>
            </w:pPr>
          </w:p>
        </w:tc>
      </w:tr>
      <w:tr w:rsidR="009B610E" w:rsidRPr="00C341F3" w:rsidTr="009D71E5">
        <w:tblPrEx>
          <w:tblW w:w="5000" w:type="pct"/>
          <w:tblPrExChange w:id="3164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165" w:author="AdminKK" w:date="2017-09-26T10:13:00Z"/>
          <w:trPrChange w:id="3166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67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168" w:author="AdminKK" w:date="2017-09-26T10:13:00Z"/>
                <w:sz w:val="16"/>
                <w:szCs w:val="16"/>
              </w:rPr>
            </w:pPr>
            <w:ins w:id="3169" w:author="AdminKK" w:date="2017-09-26T10:21:00Z">
              <w:r>
                <w:rPr>
                  <w:sz w:val="16"/>
                  <w:szCs w:val="16"/>
                </w:rPr>
                <w:t>12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70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71" w:author="AdminKK" w:date="2017-09-26T10:13:00Z"/>
                <w:sz w:val="16"/>
                <w:szCs w:val="16"/>
              </w:rPr>
            </w:pPr>
            <w:ins w:id="3172" w:author="AdminKK" w:date="2017-09-26T10:14:00Z">
              <w:r w:rsidRPr="009B610E">
                <w:rPr>
                  <w:sz w:val="16"/>
                  <w:szCs w:val="16"/>
                </w:rPr>
                <w:t>STATUS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73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D71E5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74" w:author="AdminKK" w:date="2017-09-26T10:13:00Z"/>
                <w:sz w:val="16"/>
                <w:szCs w:val="16"/>
              </w:rPr>
            </w:pPr>
            <w:ins w:id="3175" w:author="AdminKK" w:date="2017-09-26T10:33:00Z">
              <w:r>
                <w:rPr>
                  <w:sz w:val="16"/>
                  <w:szCs w:val="16"/>
                </w:rPr>
                <w:t>AccountStatus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76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177" w:author="AdminKK" w:date="2017-09-26T10:13:00Z"/>
                <w:sz w:val="16"/>
                <w:szCs w:val="16"/>
                <w:cs/>
              </w:rPr>
            </w:pPr>
          </w:p>
        </w:tc>
      </w:tr>
      <w:tr w:rsidR="009D71E5" w:rsidRPr="009D71E5" w:rsidTr="009D71E5">
        <w:tblPrEx>
          <w:tblW w:w="5000" w:type="pct"/>
          <w:tblPrExChange w:id="3178" w:author="AdminKK" w:date="2017-09-26T10:38:00Z">
            <w:tblPrEx>
              <w:tblW w:w="5000" w:type="pct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179" w:author="AdminKK" w:date="2017-09-26T10:13:00Z"/>
          <w:trPrChange w:id="3180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81" w:author="AdminKK" w:date="2017-09-26T10:38:00Z">
              <w:tcPr>
                <w:tcW w:w="181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D71E5" w:rsidRDefault="008C4D3B" w:rsidP="002A280F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182" w:author="AdminKK" w:date="2017-09-26T10:13:00Z"/>
                <w:color w:val="FF0000"/>
                <w:sz w:val="16"/>
                <w:szCs w:val="16"/>
                <w:rPrChange w:id="3183" w:author="AdminKK" w:date="2017-09-26T10:35:00Z">
                  <w:rPr>
                    <w:ins w:id="3184" w:author="AdminKK" w:date="2017-09-26T10:13:00Z"/>
                    <w:sz w:val="16"/>
                    <w:szCs w:val="16"/>
                  </w:rPr>
                </w:rPrChange>
              </w:rPr>
            </w:pPr>
            <w:ins w:id="3185" w:author="AdminKK" w:date="2017-09-26T10:21:00Z">
              <w:r w:rsidRPr="009D71E5">
                <w:rPr>
                  <w:color w:val="FF0000"/>
                  <w:sz w:val="16"/>
                  <w:szCs w:val="16"/>
                  <w:rPrChange w:id="3186" w:author="AdminKK" w:date="2017-09-26T10:35:00Z">
                    <w:rPr>
                      <w:rFonts w:eastAsia="Tahoma"/>
                      <w:color w:val="0000CC"/>
                      <w:sz w:val="16"/>
                      <w:szCs w:val="16"/>
                      <w:u w:val="single"/>
                    </w:rPr>
                  </w:rPrChange>
                </w:rPr>
                <w:t>13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87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D71E5" w:rsidRDefault="009B610E" w:rsidP="007311C2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88" w:author="AdminKK" w:date="2017-09-26T10:13:00Z"/>
                <w:color w:val="FF0000"/>
                <w:sz w:val="16"/>
                <w:szCs w:val="16"/>
                <w:rPrChange w:id="3189" w:author="AdminKK" w:date="2017-09-26T10:35:00Z">
                  <w:rPr>
                    <w:ins w:id="3190" w:author="AdminKK" w:date="2017-09-26T10:13:00Z"/>
                    <w:sz w:val="16"/>
                    <w:szCs w:val="16"/>
                  </w:rPr>
                </w:rPrChange>
              </w:rPr>
            </w:pPr>
            <w:ins w:id="3191" w:author="AdminKK" w:date="2017-09-26T10:14:00Z">
              <w:r w:rsidRPr="009D71E5">
                <w:rPr>
                  <w:color w:val="FF0000"/>
                  <w:sz w:val="16"/>
                  <w:szCs w:val="16"/>
                  <w:rPrChange w:id="3192" w:author="AdminKK" w:date="2017-09-26T10:35:00Z">
                    <w:rPr>
                      <w:rFonts w:eastAsia="Tahoma"/>
                      <w:color w:val="0000CC"/>
                      <w:sz w:val="16"/>
                      <w:szCs w:val="16"/>
                      <w:u w:val="single"/>
                    </w:rPr>
                  </w:rPrChange>
                </w:rPr>
                <w:t>CAR_NO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93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D71E5" w:rsidRDefault="009D71E5" w:rsidP="002A280F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94" w:author="AdminKK" w:date="2017-09-26T10:13:00Z"/>
                <w:color w:val="FF0000"/>
                <w:sz w:val="16"/>
                <w:szCs w:val="16"/>
                <w:rPrChange w:id="3195" w:author="AdminKK" w:date="2017-09-26T10:35:00Z">
                  <w:rPr>
                    <w:ins w:id="3196" w:author="AdminKK" w:date="2017-09-26T10:13:00Z"/>
                    <w:sz w:val="16"/>
                    <w:szCs w:val="16"/>
                  </w:rPr>
                </w:rPrChange>
              </w:rPr>
            </w:pPr>
            <w:ins w:id="3197" w:author="AdminKK" w:date="2017-09-26T10:35:00Z">
              <w:r w:rsidRPr="009D71E5">
                <w:rPr>
                  <w:color w:val="FF0000"/>
                  <w:sz w:val="16"/>
                  <w:szCs w:val="16"/>
                  <w:rPrChange w:id="3198" w:author="AdminKK" w:date="2017-09-26T10:35:00Z">
                    <w:rPr>
                      <w:rFonts w:eastAsia="Tahoma"/>
                      <w:color w:val="0000CC"/>
                      <w:sz w:val="16"/>
                      <w:szCs w:val="16"/>
                      <w:u w:val="single"/>
                    </w:rPr>
                  </w:rPrChange>
                </w:rPr>
                <w:t>CarNo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199" w:author="AdminKK" w:date="2017-09-26T10:38:00Z">
              <w:tcPr>
                <w:tcW w:w="1946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D71E5" w:rsidRDefault="009D71E5" w:rsidP="002A280F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00" w:author="AdminKK" w:date="2017-09-26T10:13:00Z"/>
                <w:color w:val="FF0000"/>
                <w:sz w:val="16"/>
                <w:szCs w:val="16"/>
                <w:rPrChange w:id="3201" w:author="AdminKK" w:date="2017-09-26T10:35:00Z">
                  <w:rPr>
                    <w:ins w:id="3202" w:author="AdminKK" w:date="2017-09-26T10:13:00Z"/>
                    <w:sz w:val="16"/>
                    <w:szCs w:val="16"/>
                  </w:rPr>
                </w:rPrChange>
              </w:rPr>
            </w:pPr>
            <w:ins w:id="3203" w:author="AdminKK" w:date="2017-09-26T10:35:00Z">
              <w:r w:rsidRPr="009D71E5">
                <w:rPr>
                  <w:rFonts w:hint="eastAsia"/>
                  <w:color w:val="FF0000"/>
                  <w:sz w:val="16"/>
                  <w:szCs w:val="16"/>
                  <w:cs/>
                  <w:rPrChange w:id="3204" w:author="AdminKK" w:date="2017-09-26T10:35:00Z">
                    <w:rPr>
                      <w:rFonts w:eastAsia="Tahoma" w:hint="eastAsia"/>
                      <w:color w:val="0000CC"/>
                      <w:sz w:val="16"/>
                      <w:szCs w:val="16"/>
                      <w:u w:val="single"/>
                      <w:cs/>
                    </w:rPr>
                  </w:rPrChange>
                </w:rPr>
                <w:t>จาก</w:t>
              </w:r>
              <w:r w:rsidRPr="009D71E5">
                <w:rPr>
                  <w:color w:val="FF0000"/>
                  <w:sz w:val="16"/>
                  <w:szCs w:val="16"/>
                  <w:cs/>
                  <w:rPrChange w:id="3205" w:author="AdminKK" w:date="2017-09-26T10:35:00Z">
                    <w:rPr>
                      <w:rFonts w:eastAsia="Tahoma"/>
                      <w:color w:val="0000CC"/>
                      <w:sz w:val="16"/>
                      <w:szCs w:val="16"/>
                      <w:u w:val="single"/>
                      <w:cs/>
                    </w:rPr>
                  </w:rPrChange>
                </w:rPr>
                <w:t xml:space="preserve"> </w:t>
              </w:r>
              <w:r w:rsidRPr="009D71E5">
                <w:rPr>
                  <w:color w:val="FF0000"/>
                  <w:sz w:val="16"/>
                  <w:szCs w:val="16"/>
                  <w:rPrChange w:id="3206" w:author="AdminKK" w:date="2017-09-26T10:35:00Z">
                    <w:rPr>
                      <w:rFonts w:eastAsia="Tahoma"/>
                      <w:color w:val="0000CC"/>
                      <w:sz w:val="16"/>
                      <w:szCs w:val="16"/>
                      <w:u w:val="single"/>
                    </w:rPr>
                  </w:rPrChange>
                </w:rPr>
                <w:t>Web service HP</w:t>
              </w:r>
            </w:ins>
          </w:p>
        </w:tc>
      </w:tr>
      <w:tr w:rsidR="009B610E" w:rsidRPr="00C341F3" w:rsidTr="009D71E5">
        <w:tblPrEx>
          <w:tblW w:w="5000" w:type="pct"/>
          <w:tblPrExChange w:id="3207" w:author="AdminKK" w:date="2017-09-26T10:38:00Z">
            <w:tblPrEx>
              <w:tblW w:w="5000" w:type="pct"/>
            </w:tblPrEx>
          </w:tblPrExChange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208" w:author="AdminKK" w:date="2017-09-26T10:13:00Z"/>
          <w:trPrChange w:id="3209" w:author="AdminKK" w:date="2017-09-26T10:38:00Z">
            <w:trPr>
              <w:trHeight w:val="39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210" w:author="AdminKK" w:date="2017-09-26T10:38:00Z">
              <w:tcPr>
                <w:tcW w:w="18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Default="008C4D3B" w:rsidP="002A280F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211" w:author="AdminKK" w:date="2017-09-26T10:13:00Z"/>
                <w:sz w:val="16"/>
                <w:szCs w:val="16"/>
              </w:rPr>
            </w:pPr>
            <w:ins w:id="3212" w:author="AdminKK" w:date="2017-09-26T10:21:00Z">
              <w:r>
                <w:rPr>
                  <w:sz w:val="16"/>
                  <w:szCs w:val="16"/>
                </w:rPr>
                <w:t>14</w:t>
              </w:r>
            </w:ins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213" w:author="AdminKK" w:date="2017-09-26T10:38:00Z">
              <w:tcPr>
                <w:tcW w:w="112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9B610E" w:rsidRDefault="009B610E" w:rsidP="007311C2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14" w:author="AdminKK" w:date="2017-09-26T10:13:00Z"/>
                <w:sz w:val="16"/>
                <w:szCs w:val="16"/>
              </w:rPr>
            </w:pPr>
            <w:ins w:id="3215" w:author="AdminKK" w:date="2017-09-26T10:14:00Z">
              <w:r w:rsidRPr="009B610E">
                <w:rPr>
                  <w:sz w:val="16"/>
                  <w:szCs w:val="16"/>
                </w:rPr>
                <w:t>KKCIS_ID</w:t>
              </w:r>
            </w:ins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216" w:author="AdminKK" w:date="2017-09-26T10:38:00Z">
              <w:tcPr>
                <w:tcW w:w="1750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167C4F" w:rsidRDefault="009D71E5" w:rsidP="002A280F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17" w:author="AdminKK" w:date="2017-09-26T10:13:00Z"/>
                <w:sz w:val="16"/>
                <w:szCs w:val="16"/>
              </w:rPr>
            </w:pPr>
            <w:ins w:id="3218" w:author="AdminKK" w:date="2017-09-26T10:35:00Z">
              <w:r>
                <w:rPr>
                  <w:sz w:val="16"/>
                  <w:szCs w:val="16"/>
                </w:rPr>
                <w:t>CustomerNumber</w:t>
              </w:r>
            </w:ins>
          </w:p>
        </w:tc>
        <w:tc>
          <w:tcPr>
            <w:tcW w:w="1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  <w:tcPrChange w:id="3219" w:author="AdminKK" w:date="2017-09-26T10:38:00Z">
              <w:tcPr>
                <w:tcW w:w="1947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top"/>
              </w:tcPr>
            </w:tcPrChange>
          </w:tcPr>
          <w:p w:rsidR="009B610E" w:rsidRPr="00C341F3" w:rsidRDefault="009B610E" w:rsidP="002A280F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20" w:author="AdminKK" w:date="2017-09-26T10:13:00Z"/>
                <w:sz w:val="16"/>
                <w:szCs w:val="16"/>
                <w:cs/>
              </w:rPr>
            </w:pPr>
          </w:p>
        </w:tc>
      </w:tr>
    </w:tbl>
    <w:p w:rsidR="007311C2" w:rsidRPr="002A280F" w:rsidRDefault="007311C2">
      <w:pPr>
        <w:rPr>
          <w:ins w:id="3221" w:author="AdminKK" w:date="2017-09-26T10:10:00Z"/>
        </w:rPr>
        <w:pPrChange w:id="3222" w:author="AdminKK" w:date="2017-09-26T10:10:00Z">
          <w:pPr>
            <w:pStyle w:val="Heading4"/>
          </w:pPr>
        </w:pPrChange>
      </w:pPr>
    </w:p>
    <w:p w:rsidR="00352994" w:rsidRDefault="00352994">
      <w:pPr>
        <w:rPr>
          <w:ins w:id="3223" w:author="AdminKK" w:date="2017-09-26T10:38:00Z"/>
          <w:color w:val="0000CC"/>
          <w:u w:val="single"/>
        </w:rPr>
      </w:pPr>
      <w:ins w:id="3224" w:author="AdminKK" w:date="2017-09-26T10:38:00Z">
        <w:r>
          <w:br w:type="page"/>
        </w:r>
      </w:ins>
    </w:p>
    <w:p w:rsidR="00524D25" w:rsidRDefault="00524D25" w:rsidP="00524D25">
      <w:pPr>
        <w:pStyle w:val="Heading4"/>
        <w:rPr>
          <w:ins w:id="3225" w:author="AdminKK" w:date="2017-09-25T17:19:00Z"/>
        </w:rPr>
      </w:pPr>
      <w:ins w:id="3226" w:author="AdminKK" w:date="2017-09-25T17:19:00Z">
        <w:r>
          <w:lastRenderedPageBreak/>
          <w:t>Action : Save</w:t>
        </w:r>
        <w:r>
          <w:rPr>
            <w:rFonts w:hint="cs"/>
            <w:cs/>
          </w:rPr>
          <w:t xml:space="preserve"> </w:t>
        </w:r>
        <w:r>
          <w:t>Contact</w:t>
        </w:r>
      </w:ins>
    </w:p>
    <w:p w:rsidR="00524D25" w:rsidRDefault="00524D25" w:rsidP="00524D25">
      <w:pPr>
        <w:pStyle w:val="ListParagraph"/>
        <w:numPr>
          <w:ilvl w:val="0"/>
          <w:numId w:val="295"/>
        </w:numPr>
        <w:rPr>
          <w:ins w:id="3227" w:author="AdminKK" w:date="2017-09-25T17:20:00Z"/>
        </w:rPr>
      </w:pPr>
      <w:ins w:id="3228" w:author="AdminKK" w:date="2017-09-25T17:20:00Z">
        <w:r>
          <w:rPr>
            <w:rFonts w:hint="cs"/>
            <w:cs/>
          </w:rPr>
          <w:t>ขั้นตอนการทำงาน</w:t>
        </w:r>
      </w:ins>
    </w:p>
    <w:p w:rsidR="00524D25" w:rsidRDefault="00524D25" w:rsidP="00524D25">
      <w:pPr>
        <w:pStyle w:val="ListParagraph"/>
        <w:numPr>
          <w:ilvl w:val="1"/>
          <w:numId w:val="295"/>
        </w:numPr>
        <w:rPr>
          <w:ins w:id="3229" w:author="AdminKK" w:date="2017-09-25T17:20:00Z"/>
        </w:rPr>
      </w:pPr>
      <w:ins w:id="3230" w:author="AdminKK" w:date="2017-09-25T17:20:00Z">
        <w:r>
          <w:rPr>
            <w:rFonts w:hint="cs"/>
            <w:cs/>
          </w:rPr>
          <w:t xml:space="preserve">แสดงหน้าจอสำหรับเพิ่ม </w:t>
        </w:r>
        <w:r>
          <w:t xml:space="preserve">Contact </w:t>
        </w:r>
        <w:r>
          <w:rPr>
            <w:rFonts w:hint="cs"/>
            <w:cs/>
          </w:rPr>
          <w:t xml:space="preserve">โดยแสดงเป็น </w:t>
        </w:r>
        <w:r>
          <w:t>Dialog</w:t>
        </w:r>
      </w:ins>
    </w:p>
    <w:p w:rsidR="00524D25" w:rsidRDefault="00524D25">
      <w:pPr>
        <w:pStyle w:val="ListParagraph"/>
        <w:numPr>
          <w:ilvl w:val="2"/>
          <w:numId w:val="295"/>
        </w:numPr>
        <w:rPr>
          <w:ins w:id="3231" w:author="AdminKK" w:date="2017-09-25T17:20:00Z"/>
        </w:rPr>
        <w:pPrChange w:id="3232" w:author="AdminKK" w:date="2017-09-25T17:20:00Z">
          <w:pPr>
            <w:pStyle w:val="ListParagraph"/>
            <w:numPr>
              <w:ilvl w:val="1"/>
              <w:numId w:val="295"/>
            </w:numPr>
            <w:ind w:left="1800" w:hanging="360"/>
          </w:pPr>
        </w:pPrChange>
      </w:pPr>
      <w:ins w:id="3233" w:author="AdminKK" w:date="2017-09-25T17:20:00Z">
        <w:r>
          <w:t>Target URL:</w:t>
        </w:r>
        <w:r>
          <w:rPr>
            <w:rFonts w:hint="cs"/>
            <w:cs/>
          </w:rPr>
          <w:t xml:space="preserve"> </w:t>
        </w:r>
        <w:r>
          <w:t>~/</w:t>
        </w:r>
        <w:r>
          <w:rPr>
            <w:lang w:val="en-GB"/>
          </w:rPr>
          <w:t>ServiceRequest</w:t>
        </w:r>
        <w:r>
          <w:t>/</w:t>
        </w:r>
        <w:r w:rsidRPr="00C341F3">
          <w:rPr>
            <w:lang w:val="en-GB"/>
          </w:rPr>
          <w:t>GetAccountRelationSection</w:t>
        </w:r>
      </w:ins>
    </w:p>
    <w:p w:rsidR="00524D25" w:rsidRDefault="00524D25">
      <w:pPr>
        <w:pStyle w:val="ListParagraph"/>
        <w:numPr>
          <w:ilvl w:val="2"/>
          <w:numId w:val="295"/>
        </w:numPr>
        <w:rPr>
          <w:ins w:id="3234" w:author="AdminKK" w:date="2017-09-25T17:20:00Z"/>
        </w:rPr>
        <w:pPrChange w:id="3235" w:author="AdminKK" w:date="2017-09-25T17:20:00Z">
          <w:pPr>
            <w:pStyle w:val="ListParagraph"/>
            <w:numPr>
              <w:ilvl w:val="1"/>
              <w:numId w:val="295"/>
            </w:numPr>
            <w:ind w:left="1800" w:hanging="360"/>
          </w:pPr>
        </w:pPrChange>
      </w:pPr>
      <w:ins w:id="3236" w:author="AdminKK" w:date="2017-09-25T17:20:00Z">
        <w:r>
          <w:t>View ~/Views/ServiceRequest</w:t>
        </w:r>
        <w:r w:rsidRPr="00C341F3">
          <w:rPr>
            <w:lang w:val="en-GB"/>
          </w:rPr>
          <w:t>/_AccountRelationSection.cshtml</w:t>
        </w:r>
      </w:ins>
    </w:p>
    <w:p w:rsidR="00524D25" w:rsidRDefault="00524D25" w:rsidP="00524D25">
      <w:pPr>
        <w:pStyle w:val="ListParagraph"/>
        <w:numPr>
          <w:ilvl w:val="1"/>
          <w:numId w:val="295"/>
        </w:numPr>
        <w:rPr>
          <w:ins w:id="3237" w:author="AdminKK" w:date="2017-09-25T17:20:00Z"/>
        </w:rPr>
      </w:pPr>
      <w:ins w:id="3238" w:author="AdminKK" w:date="2017-09-25T17:20:00Z">
        <w:r>
          <w:t>Parameter : CustomerNumber</w:t>
        </w:r>
      </w:ins>
    </w:p>
    <w:p w:rsidR="00524D25" w:rsidRDefault="00524D25">
      <w:pPr>
        <w:pStyle w:val="ListParagraph"/>
        <w:numPr>
          <w:ilvl w:val="0"/>
          <w:numId w:val="295"/>
        </w:numPr>
        <w:rPr>
          <w:ins w:id="3239" w:author="AdminKK" w:date="2017-09-25T17:26:00Z"/>
        </w:rPr>
        <w:pPrChange w:id="3240" w:author="AdminKK" w:date="2017-09-25T17:20:00Z">
          <w:pPr>
            <w:pStyle w:val="ListParagraph"/>
            <w:numPr>
              <w:ilvl w:val="1"/>
              <w:numId w:val="295"/>
            </w:numPr>
            <w:ind w:left="1800" w:hanging="360"/>
          </w:pPr>
        </w:pPrChange>
      </w:pPr>
      <w:ins w:id="3241" w:author="AdminKK" w:date="2017-09-25T17:20:00Z">
        <w:r>
          <w:rPr>
            <w:rFonts w:hint="cs"/>
            <w:cs/>
          </w:rPr>
          <w:t xml:space="preserve">ผู้ใช้กรอกข้อมูล </w:t>
        </w:r>
        <w:r>
          <w:t xml:space="preserve">Contact </w:t>
        </w:r>
        <w:r>
          <w:rPr>
            <w:rFonts w:hint="cs"/>
            <w:cs/>
          </w:rPr>
          <w:t xml:space="preserve">ตามหน้าจอ และคลิกปุ่ม </w:t>
        </w:r>
      </w:ins>
      <w:ins w:id="3242" w:author="AdminKK" w:date="2017-09-25T17:26:00Z">
        <w:r>
          <w:t>Save</w:t>
        </w:r>
      </w:ins>
    </w:p>
    <w:p w:rsidR="00F96853" w:rsidRDefault="00F96853">
      <w:pPr>
        <w:pStyle w:val="ListParagraph"/>
        <w:numPr>
          <w:ilvl w:val="0"/>
          <w:numId w:val="295"/>
        </w:numPr>
        <w:rPr>
          <w:ins w:id="3243" w:author="AdminKK" w:date="2017-09-25T17:39:00Z"/>
        </w:rPr>
        <w:pPrChange w:id="3244" w:author="AdminKK" w:date="2017-09-25T17:20:00Z">
          <w:pPr>
            <w:pStyle w:val="ListParagraph"/>
            <w:numPr>
              <w:ilvl w:val="1"/>
              <w:numId w:val="295"/>
            </w:numPr>
            <w:ind w:left="1800" w:hanging="360"/>
          </w:pPr>
        </w:pPrChange>
      </w:pPr>
      <w:ins w:id="3245" w:author="AdminKK" w:date="2017-09-25T17:39:00Z">
        <w:r>
          <w:rPr>
            <w:rFonts w:hint="cs"/>
            <w:cs/>
          </w:rPr>
          <w:t>ทำการบันทึกข้อมูลลงตาราง</w:t>
        </w:r>
        <w:r w:rsidR="00783C13">
          <w:rPr>
            <w:rFonts w:hint="cs"/>
            <w:cs/>
          </w:rPr>
          <w:t xml:space="preserve"> </w:t>
        </w:r>
        <w:r w:rsidR="00783C13">
          <w:t>TB_M_CUSTOMER_CONTACT</w:t>
        </w:r>
        <w:r w:rsidR="00783C13">
          <w:rPr>
            <w:rFonts w:hint="cs"/>
            <w:cs/>
          </w:rPr>
          <w:t xml:space="preserve"> โดยมีรายละเอียดดังนี้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7"/>
        <w:gridCol w:w="2064"/>
        <w:gridCol w:w="3393"/>
        <w:gridCol w:w="3772"/>
      </w:tblGrid>
      <w:tr w:rsidR="00783C13" w:rsidRPr="00C341F3" w:rsidTr="00F37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246" w:author="AdminKK" w:date="2017-09-25T17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C13" w:rsidRPr="00C341F3" w:rsidRDefault="00783C13" w:rsidP="00F37BAC">
            <w:pPr>
              <w:pStyle w:val="TableHeader"/>
              <w:rPr>
                <w:ins w:id="3247" w:author="AdminKK" w:date="2017-09-25T17:40:00Z"/>
                <w:sz w:val="16"/>
                <w:szCs w:val="16"/>
              </w:rPr>
            </w:pPr>
            <w:ins w:id="3248" w:author="AdminKK" w:date="2017-09-25T17:40:00Z">
              <w:r w:rsidRPr="00C341F3">
                <w:rPr>
                  <w:sz w:val="16"/>
                  <w:szCs w:val="16"/>
                </w:rPr>
                <w:t>#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3C13" w:rsidRPr="00C341F3" w:rsidRDefault="00783C13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249" w:author="AdminKK" w:date="2017-09-25T17:40:00Z"/>
                <w:sz w:val="16"/>
                <w:szCs w:val="16"/>
              </w:rPr>
            </w:pPr>
            <w:ins w:id="3250" w:author="AdminKK" w:date="2017-09-25T17:40:00Z">
              <w:r w:rsidRPr="00C341F3">
                <w:rPr>
                  <w:sz w:val="16"/>
                  <w:szCs w:val="16"/>
                </w:rPr>
                <w:t>Field Name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3C13" w:rsidRPr="00C341F3" w:rsidRDefault="00783C13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251" w:author="AdminKK" w:date="2017-09-25T17:40:00Z"/>
                <w:sz w:val="16"/>
                <w:szCs w:val="16"/>
              </w:rPr>
            </w:pPr>
            <w:ins w:id="3252" w:author="AdminKK" w:date="2017-09-25T17:40:00Z">
              <w:r w:rsidRPr="00C341F3">
                <w:rPr>
                  <w:sz w:val="16"/>
                  <w:szCs w:val="16"/>
                </w:rPr>
                <w:t>Description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3C13" w:rsidRPr="00C341F3" w:rsidRDefault="00783C13" w:rsidP="00F37BAC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253" w:author="AdminKK" w:date="2017-09-25T17:40:00Z"/>
                <w:sz w:val="16"/>
                <w:szCs w:val="16"/>
              </w:rPr>
            </w:pPr>
            <w:ins w:id="3254" w:author="AdminKK" w:date="2017-09-25T17:40:00Z">
              <w:r w:rsidRPr="00C341F3">
                <w:rPr>
                  <w:sz w:val="16"/>
                  <w:szCs w:val="16"/>
                </w:rPr>
                <w:t>Remark</w:t>
              </w:r>
            </w:ins>
          </w:p>
        </w:tc>
      </w:tr>
      <w:tr w:rsidR="00783C13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255" w:author="AdminKK" w:date="2017-09-25T17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83C13" w:rsidRPr="00C341F3" w:rsidRDefault="00783C13" w:rsidP="00F37BAC">
            <w:pPr>
              <w:pStyle w:val="TableContent"/>
              <w:rPr>
                <w:ins w:id="3256" w:author="AdminKK" w:date="2017-09-25T17:40:00Z"/>
                <w:sz w:val="16"/>
                <w:szCs w:val="16"/>
              </w:rPr>
            </w:pPr>
            <w:ins w:id="3257" w:author="AdminKK" w:date="2017-09-25T17:40:00Z">
              <w:r>
                <w:rPr>
                  <w:rFonts w:hint="cs"/>
                  <w:sz w:val="16"/>
                  <w:szCs w:val="16"/>
                  <w:cs/>
                </w:rPr>
                <w:t>1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83C13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58" w:author="AdminKK" w:date="2017-09-25T17:40:00Z"/>
                <w:sz w:val="16"/>
                <w:szCs w:val="16"/>
              </w:rPr>
            </w:pPr>
            <w:ins w:id="3259" w:author="AdminKK" w:date="2017-09-25T17:41:00Z">
              <w:r>
                <w:rPr>
                  <w:sz w:val="16"/>
                  <w:szCs w:val="16"/>
                </w:rPr>
                <w:t>CUSTOMER_CONTACT_ID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83C13" w:rsidRPr="00C341F3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60" w:author="AdminKK" w:date="2017-09-25T17:40:00Z"/>
                <w:sz w:val="16"/>
                <w:szCs w:val="16"/>
              </w:rPr>
            </w:pPr>
            <w:ins w:id="3261" w:author="AdminKK" w:date="2017-09-25T17:41:00Z">
              <w:r>
                <w:rPr>
                  <w:sz w:val="16"/>
                  <w:szCs w:val="16"/>
                </w:rPr>
                <w:t>Auto Number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783C13" w:rsidRPr="00C341F3" w:rsidRDefault="00783C13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62" w:author="AdminKK" w:date="2017-09-25T17:40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263" w:author="AdminKK" w:date="2017-09-25T17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264" w:author="AdminKK" w:date="2017-09-25T17:41:00Z"/>
                <w:sz w:val="16"/>
                <w:szCs w:val="16"/>
              </w:rPr>
            </w:pPr>
            <w:ins w:id="3265" w:author="AdminKK" w:date="2017-09-25T17:48:00Z">
              <w:r>
                <w:rPr>
                  <w:sz w:val="16"/>
                  <w:szCs w:val="16"/>
                </w:rPr>
                <w:t>2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66" w:author="AdminKK" w:date="2017-09-25T17:41:00Z"/>
                <w:sz w:val="16"/>
                <w:szCs w:val="16"/>
              </w:rPr>
            </w:pPr>
            <w:ins w:id="3267" w:author="AdminKK" w:date="2017-09-25T17:41:00Z">
              <w:r>
                <w:rPr>
                  <w:sz w:val="16"/>
                  <w:szCs w:val="16"/>
                </w:rPr>
                <w:t>CUSTOMER_ID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>
            <w:pPr>
              <w:pStyle w:val="TableContent"/>
              <w:numPr>
                <w:ilvl w:val="0"/>
                <w:numId w:val="256"/>
              </w:numPr>
              <w:ind w:left="28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68" w:author="AdminKK" w:date="2017-09-25T17:46:00Z"/>
                <w:sz w:val="16"/>
                <w:szCs w:val="16"/>
              </w:rPr>
              <w:pPrChange w:id="3269" w:author="AdminKK" w:date="2017-09-25T17:46:00Z">
                <w:pPr>
                  <w:pStyle w:val="TableConten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3270" w:author="AdminKK" w:date="2017-09-25T17:42:00Z">
              <w:r w:rsidRPr="0094453E">
                <w:rPr>
                  <w:sz w:val="16"/>
                  <w:szCs w:val="16"/>
                  <w:cs/>
                  <w:rPrChange w:id="3271" w:author="AdminKK" w:date="2017-09-25T17:43:00Z">
                    <w:rPr>
                      <w:rFonts w:ascii="Consolas" w:hAnsi="Consolas" w:cstheme="minorBidi"/>
                      <w:color w:val="000000" w:themeColor="text1"/>
                      <w:sz w:val="19"/>
                      <w:szCs w:val="19"/>
                      <w:cs/>
                    </w:rPr>
                  </w:rPrChange>
                </w:rPr>
                <w:t xml:space="preserve">กรณีลูกค้า </w:t>
              </w:r>
            </w:ins>
            <w:ins w:id="3272" w:author="AdminKK" w:date="2017-09-25T17:43:00Z">
              <w:r w:rsidRPr="0094453E">
                <w:rPr>
                  <w:sz w:val="16"/>
                  <w:szCs w:val="16"/>
                  <w:rPrChange w:id="3273" w:author="AdminKK" w:date="2017-09-25T17:43:00Z">
                    <w:rPr>
                      <w:rFonts w:ascii="Consolas" w:hAnsi="Consolas" w:cstheme="minorBidi"/>
                      <w:color w:val="000000" w:themeColor="text1"/>
                      <w:sz w:val="19"/>
                      <w:szCs w:val="19"/>
                    </w:rPr>
                  </w:rPrChange>
                </w:rPr>
                <w:t xml:space="preserve">Postpect </w:t>
              </w:r>
              <w:r w:rsidRPr="0094453E">
                <w:rPr>
                  <w:sz w:val="16"/>
                  <w:szCs w:val="16"/>
                  <w:cs/>
                  <w:rPrChange w:id="3274" w:author="AdminKK" w:date="2017-09-25T17:43:00Z">
                    <w:rPr>
                      <w:rFonts w:ascii="Consolas" w:hAnsi="Consolas" w:cstheme="minorBidi"/>
                      <w:color w:val="000000" w:themeColor="text1"/>
                      <w:sz w:val="19"/>
                      <w:szCs w:val="19"/>
                      <w:cs/>
                    </w:rPr>
                  </w:rPrChange>
                </w:rPr>
                <w:t>ให้บันทึกค่าจาก</w:t>
              </w:r>
            </w:ins>
            <w:ins w:id="3275" w:author="AdminKK" w:date="2017-09-25T17:42:00Z">
              <w:r w:rsidRPr="0094453E">
                <w:rPr>
                  <w:sz w:val="16"/>
                  <w:szCs w:val="16"/>
                  <w:rPrChange w:id="3276" w:author="AdminKK" w:date="2017-09-25T17:43:00Z">
                    <w:rPr>
                      <w:rFonts w:ascii="Consolas" w:hAnsi="Consolas" w:cs="Consolas"/>
                      <w:color w:val="000000" w:themeColor="text1"/>
                      <w:sz w:val="19"/>
                      <w:szCs w:val="19"/>
                    </w:rPr>
                  </w:rPrChange>
                </w:rPr>
                <w:t xml:space="preserve"> hiddenCustomerId</w:t>
              </w:r>
            </w:ins>
            <w:ins w:id="3277" w:author="AdminKK" w:date="2017-09-25T17:43:00Z">
              <w:r w:rsidRPr="0094453E">
                <w:rPr>
                  <w:sz w:val="16"/>
                  <w:szCs w:val="16"/>
                  <w:rPrChange w:id="3278" w:author="AdminKK" w:date="2017-09-25T17:43:00Z">
                    <w:rPr>
                      <w:color w:val="000000" w:themeColor="text1"/>
                      <w:sz w:val="16"/>
                      <w:szCs w:val="16"/>
                    </w:rPr>
                  </w:rPrChange>
                </w:rPr>
                <w:t xml:space="preserve"> </w:t>
              </w:r>
            </w:ins>
          </w:p>
          <w:p w:rsidR="0094453E" w:rsidRPr="0094453E" w:rsidRDefault="0094453E">
            <w:pPr>
              <w:pStyle w:val="TableContent"/>
              <w:numPr>
                <w:ilvl w:val="0"/>
                <w:numId w:val="256"/>
              </w:numPr>
              <w:ind w:left="28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79" w:author="AdminKK" w:date="2017-09-25T17:41:00Z"/>
                <w:sz w:val="16"/>
                <w:szCs w:val="16"/>
              </w:rPr>
              <w:pPrChange w:id="3280" w:author="AdminKK" w:date="2017-09-25T17:46:00Z">
                <w:pPr>
                  <w:pStyle w:val="TableConten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3281" w:author="AdminKK" w:date="2017-09-25T17:43:00Z">
              <w:r w:rsidRPr="0094453E">
                <w:rPr>
                  <w:rFonts w:hint="cs"/>
                  <w:sz w:val="16"/>
                  <w:szCs w:val="16"/>
                  <w:cs/>
                  <w:rPrChange w:id="3282" w:author="AdminKK" w:date="2017-09-25T17:46:00Z">
                    <w:rPr>
                      <w:rFonts w:hint="cs"/>
                      <w:color w:val="000000" w:themeColor="text1"/>
                      <w:sz w:val="16"/>
                      <w:szCs w:val="16"/>
                      <w:cs/>
                    </w:rPr>
                  </w:rPrChange>
                </w:rPr>
                <w:t>กรณีลูกค้าดีงจาก</w:t>
              </w:r>
              <w:r w:rsidRPr="0094453E">
                <w:rPr>
                  <w:sz w:val="16"/>
                  <w:szCs w:val="16"/>
                  <w:cs/>
                  <w:rPrChange w:id="3283" w:author="AdminKK" w:date="2017-09-25T17:46:00Z">
                    <w:rPr>
                      <w:color w:val="000000" w:themeColor="text1"/>
                      <w:sz w:val="16"/>
                      <w:szCs w:val="16"/>
                      <w:cs/>
                    </w:rPr>
                  </w:rPrChange>
                </w:rPr>
                <w:t xml:space="preserve"> </w:t>
              </w:r>
              <w:r w:rsidRPr="0094453E">
                <w:rPr>
                  <w:sz w:val="16"/>
                  <w:szCs w:val="16"/>
                  <w:rPrChange w:id="3284" w:author="AdminKK" w:date="2017-09-25T17:46:00Z">
                    <w:rPr>
                      <w:color w:val="000000" w:themeColor="text1"/>
                      <w:sz w:val="16"/>
                      <w:szCs w:val="16"/>
                    </w:rPr>
                  </w:rPrChange>
                </w:rPr>
                <w:t xml:space="preserve">Webservice </w:t>
              </w:r>
              <w:r w:rsidRPr="0094453E">
                <w:rPr>
                  <w:rFonts w:hint="cs"/>
                  <w:sz w:val="16"/>
                  <w:szCs w:val="16"/>
                  <w:cs/>
                  <w:rPrChange w:id="3285" w:author="AdminKK" w:date="2017-09-25T17:46:00Z">
                    <w:rPr>
                      <w:rFonts w:hint="cs"/>
                      <w:color w:val="000000" w:themeColor="text1"/>
                      <w:sz w:val="16"/>
                      <w:szCs w:val="16"/>
                      <w:cs/>
                    </w:rPr>
                  </w:rPrChange>
                </w:rPr>
                <w:t>ให้บันทึกค่า</w:t>
              </w:r>
              <w:r w:rsidRPr="0094453E">
                <w:rPr>
                  <w:sz w:val="16"/>
                  <w:szCs w:val="16"/>
                  <w:cs/>
                  <w:rPrChange w:id="3286" w:author="AdminKK" w:date="2017-09-25T17:46:00Z">
                    <w:rPr>
                      <w:color w:val="000000" w:themeColor="text1"/>
                      <w:sz w:val="16"/>
                      <w:szCs w:val="16"/>
                      <w:cs/>
                    </w:rPr>
                  </w:rPrChange>
                </w:rPr>
                <w:t xml:space="preserve"> </w:t>
              </w:r>
              <w:r w:rsidRPr="0094453E">
                <w:rPr>
                  <w:sz w:val="16"/>
                  <w:szCs w:val="16"/>
                  <w:rPrChange w:id="3287" w:author="AdminKK" w:date="2017-09-25T17:46:00Z">
                    <w:rPr>
                      <w:color w:val="000000" w:themeColor="text1"/>
                      <w:sz w:val="16"/>
                      <w:szCs w:val="16"/>
                    </w:rPr>
                  </w:rPrChange>
                </w:rPr>
                <w:t>null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288" w:author="AdminKK" w:date="2017-09-25T17:41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289" w:author="AdminKK" w:date="2017-09-25T17:4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290" w:author="AdminKK" w:date="2017-09-25T17:43:00Z"/>
                <w:sz w:val="16"/>
                <w:szCs w:val="16"/>
                <w:cs/>
              </w:rPr>
            </w:pPr>
            <w:ins w:id="3291" w:author="AdminKK" w:date="2017-09-25T17:48:00Z">
              <w:r>
                <w:rPr>
                  <w:sz w:val="16"/>
                  <w:szCs w:val="16"/>
                </w:rPr>
                <w:t>3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92" w:author="AdminKK" w:date="2017-09-25T17:43:00Z"/>
                <w:sz w:val="16"/>
                <w:szCs w:val="16"/>
              </w:rPr>
            </w:pPr>
            <w:ins w:id="3293" w:author="AdminKK" w:date="2017-09-25T17:43:00Z">
              <w:r>
                <w:rPr>
                  <w:sz w:val="16"/>
                  <w:szCs w:val="16"/>
                </w:rPr>
                <w:t>CONTACT_ID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94453E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94" w:author="AdminKK" w:date="2017-09-25T17:43:00Z"/>
                <w:sz w:val="16"/>
                <w:szCs w:val="16"/>
                <w:cs/>
              </w:rPr>
            </w:pPr>
            <w:ins w:id="3295" w:author="AdminKK" w:date="2017-09-25T17:44:00Z">
              <w:r w:rsidRPr="0094453E">
                <w:rPr>
                  <w:sz w:val="16"/>
                  <w:szCs w:val="16"/>
                  <w:rPrChange w:id="3296" w:author="AdminKK" w:date="2017-09-25T17:44:00Z"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</w:rPrChange>
                </w:rPr>
                <w:t>hiddenContactId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97" w:author="AdminKK" w:date="2017-09-25T17:43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298" w:author="AdminKK" w:date="2017-09-25T17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299" w:author="AdminKK" w:date="2017-09-25T17:44:00Z"/>
                <w:sz w:val="16"/>
                <w:szCs w:val="16"/>
                <w:cs/>
              </w:rPr>
            </w:pPr>
            <w:ins w:id="3300" w:author="AdminKK" w:date="2017-09-25T17:48:00Z">
              <w:r>
                <w:rPr>
                  <w:sz w:val="16"/>
                  <w:szCs w:val="16"/>
                </w:rPr>
                <w:t>4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01" w:author="AdminKK" w:date="2017-09-25T17:44:00Z"/>
                <w:sz w:val="16"/>
                <w:szCs w:val="16"/>
              </w:rPr>
            </w:pPr>
            <w:ins w:id="3302" w:author="AdminKK" w:date="2017-09-25T17:45:00Z">
              <w:r>
                <w:rPr>
                  <w:sz w:val="16"/>
                  <w:szCs w:val="16"/>
                </w:rPr>
                <w:t>ACCOUNT_ID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94453E" w:rsidRDefault="0094453E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03" w:author="AdminKK" w:date="2017-09-25T17:44:00Z"/>
                <w:sz w:val="16"/>
                <w:szCs w:val="16"/>
              </w:rPr>
            </w:pPr>
            <w:ins w:id="3304" w:author="AdminKK" w:date="2017-09-25T17:45:00Z">
              <w:r>
                <w:rPr>
                  <w:sz w:val="16"/>
                  <w:szCs w:val="16"/>
                </w:rPr>
                <w:t>null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05" w:author="AdminKK" w:date="2017-09-25T17:44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306" w:author="AdminKK" w:date="2017-09-25T17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307" w:author="AdminKK" w:date="2017-09-25T17:45:00Z"/>
                <w:sz w:val="16"/>
                <w:szCs w:val="16"/>
                <w:cs/>
              </w:rPr>
            </w:pPr>
            <w:ins w:id="3308" w:author="AdminKK" w:date="2017-09-25T17:48:00Z">
              <w:r>
                <w:rPr>
                  <w:sz w:val="16"/>
                  <w:szCs w:val="16"/>
                </w:rPr>
                <w:t>5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09" w:author="AdminKK" w:date="2017-09-25T17:45:00Z"/>
                <w:sz w:val="16"/>
                <w:szCs w:val="16"/>
              </w:rPr>
            </w:pPr>
            <w:ins w:id="3310" w:author="AdminKK" w:date="2017-09-25T17:45:00Z">
              <w:r>
                <w:rPr>
                  <w:sz w:val="16"/>
                  <w:szCs w:val="16"/>
                </w:rPr>
                <w:t>RELATIONSHIP_ID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11" w:author="AdminKK" w:date="2017-09-25T17:45:00Z"/>
                <w:sz w:val="16"/>
                <w:szCs w:val="16"/>
              </w:rPr>
            </w:pPr>
            <w:ins w:id="3312" w:author="AdminKK" w:date="2017-09-25T17:45:00Z">
              <w:r w:rsidRPr="0039597B">
                <w:rPr>
                  <w:sz w:val="16"/>
                  <w:szCs w:val="16"/>
                  <w:rPrChange w:id="3313" w:author="AdminKK" w:date="2017-09-25T18:01:00Z"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</w:rPrChange>
                </w:rPr>
                <w:t>hiddenContactRelationshipId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14" w:author="AdminKK" w:date="2017-09-25T17:45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ins w:id="3315" w:author="AdminKK" w:date="2017-09-25T17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316" w:author="AdminKK" w:date="2017-09-25T17:45:00Z"/>
                <w:sz w:val="16"/>
                <w:szCs w:val="16"/>
                <w:cs/>
              </w:rPr>
            </w:pPr>
            <w:ins w:id="3317" w:author="AdminKK" w:date="2017-09-25T17:48:00Z">
              <w:r>
                <w:rPr>
                  <w:sz w:val="16"/>
                  <w:szCs w:val="16"/>
                </w:rPr>
                <w:t>6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18" w:author="AdminKK" w:date="2017-09-25T17:45:00Z"/>
                <w:sz w:val="16"/>
                <w:szCs w:val="16"/>
              </w:rPr>
            </w:pPr>
            <w:ins w:id="3319" w:author="AdminKK" w:date="2017-09-25T17:46:00Z">
              <w:r w:rsidRPr="0094453E">
                <w:rPr>
                  <w:sz w:val="16"/>
                  <w:szCs w:val="16"/>
                </w:rPr>
                <w:t>KKCIS_ID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>
            <w:pPr>
              <w:pStyle w:val="TableContent"/>
              <w:numPr>
                <w:ilvl w:val="0"/>
                <w:numId w:val="256"/>
              </w:numPr>
              <w:ind w:left="28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20" w:author="AdminKK" w:date="2017-09-25T17:46:00Z"/>
                <w:sz w:val="16"/>
                <w:szCs w:val="16"/>
              </w:rPr>
              <w:pPrChange w:id="3321" w:author="AdminKK" w:date="2017-09-25T17:46:00Z">
                <w:pPr>
                  <w:pStyle w:val="TableConten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3322" w:author="AdminKK" w:date="2017-09-25T17:46:00Z">
              <w:r w:rsidRPr="00C341F3">
                <w:rPr>
                  <w:rFonts w:hint="cs"/>
                  <w:sz w:val="16"/>
                  <w:szCs w:val="16"/>
                  <w:cs/>
                </w:rPr>
                <w:t xml:space="preserve">กรณีลูกค้า </w:t>
              </w:r>
              <w:r w:rsidRPr="00C341F3">
                <w:rPr>
                  <w:sz w:val="16"/>
                  <w:szCs w:val="16"/>
                </w:rPr>
                <w:t xml:space="preserve">Postpect </w:t>
              </w:r>
              <w:r w:rsidRPr="00C341F3">
                <w:rPr>
                  <w:rFonts w:hint="cs"/>
                  <w:sz w:val="16"/>
                  <w:szCs w:val="16"/>
                  <w:cs/>
                </w:rPr>
                <w:t>ให้บันทึกค่าจาก</w:t>
              </w:r>
              <w:r w:rsidRPr="00C341F3">
                <w:rPr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null</w:t>
              </w:r>
              <w:r w:rsidRPr="00C341F3">
                <w:rPr>
                  <w:sz w:val="16"/>
                  <w:szCs w:val="16"/>
                </w:rPr>
                <w:t xml:space="preserve"> </w:t>
              </w:r>
            </w:ins>
          </w:p>
          <w:p w:rsidR="0094453E" w:rsidRPr="0094453E" w:rsidRDefault="0094453E">
            <w:pPr>
              <w:pStyle w:val="TableContent"/>
              <w:numPr>
                <w:ilvl w:val="0"/>
                <w:numId w:val="256"/>
              </w:numPr>
              <w:ind w:left="28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23" w:author="AdminKK" w:date="2017-09-25T17:45:00Z"/>
                <w:sz w:val="16"/>
                <w:szCs w:val="16"/>
                <w:rPrChange w:id="3324" w:author="AdminKK" w:date="2017-09-25T17:46:00Z">
                  <w:rPr>
                    <w:ins w:id="3325" w:author="AdminKK" w:date="2017-09-25T17:45:00Z"/>
                    <w:rFonts w:ascii="Consolas" w:hAnsi="Consolas" w:cs="Consolas"/>
                    <w:color w:val="A31515"/>
                    <w:sz w:val="19"/>
                    <w:szCs w:val="19"/>
                  </w:rPr>
                </w:rPrChange>
              </w:rPr>
              <w:pPrChange w:id="3326" w:author="AdminKK" w:date="2017-09-25T17:46:00Z">
                <w:pPr>
                  <w:pStyle w:val="TableConten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pPr>
              </w:pPrChange>
            </w:pPr>
            <w:ins w:id="3327" w:author="AdminKK" w:date="2017-09-25T17:46:00Z">
              <w:r w:rsidRPr="0094453E">
                <w:rPr>
                  <w:rFonts w:hint="cs"/>
                  <w:sz w:val="16"/>
                  <w:szCs w:val="16"/>
                  <w:cs/>
                </w:rPr>
                <w:t>กรณีลูกค้าดีงจาก</w:t>
              </w:r>
              <w:r w:rsidRPr="0094453E">
                <w:rPr>
                  <w:sz w:val="16"/>
                  <w:szCs w:val="16"/>
                  <w:cs/>
                </w:rPr>
                <w:t xml:space="preserve"> </w:t>
              </w:r>
              <w:r w:rsidRPr="0094453E">
                <w:rPr>
                  <w:sz w:val="16"/>
                  <w:szCs w:val="16"/>
                </w:rPr>
                <w:t xml:space="preserve">Webservice </w:t>
              </w:r>
              <w:r w:rsidRPr="0094453E">
                <w:rPr>
                  <w:rFonts w:hint="cs"/>
                  <w:sz w:val="16"/>
                  <w:szCs w:val="16"/>
                  <w:cs/>
                </w:rPr>
                <w:t>ให้บันทึกค่า</w:t>
              </w:r>
              <w:r w:rsidRPr="0094453E">
                <w:rPr>
                  <w:sz w:val="16"/>
                  <w:szCs w:val="16"/>
                  <w:cs/>
                </w:rPr>
                <w:t xml:space="preserve"> </w:t>
              </w:r>
              <w:r w:rsidRPr="0094453E">
                <w:rPr>
                  <w:sz w:val="16"/>
                  <w:szCs w:val="16"/>
                </w:rPr>
                <w:t>null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328" w:author="AdminKK" w:date="2017-09-25T17:45:00Z"/>
                <w:sz w:val="16"/>
                <w:szCs w:val="16"/>
                <w:cs/>
              </w:rPr>
            </w:pPr>
          </w:p>
        </w:tc>
      </w:tr>
      <w:tr w:rsidR="0094453E" w:rsidRPr="00C341F3" w:rsidTr="00F37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  <w:ins w:id="3329" w:author="AdminKK" w:date="2017-09-25T17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Default="0094453E" w:rsidP="00F37BAC">
            <w:pPr>
              <w:pStyle w:val="TableContent"/>
              <w:rPr>
                <w:ins w:id="3330" w:author="AdminKK" w:date="2017-09-25T17:48:00Z"/>
                <w:sz w:val="16"/>
                <w:szCs w:val="16"/>
                <w:cs/>
              </w:rPr>
            </w:pPr>
            <w:ins w:id="3331" w:author="AdminKK" w:date="2017-09-25T17:48:00Z">
              <w:r>
                <w:rPr>
                  <w:sz w:val="16"/>
                  <w:szCs w:val="16"/>
                </w:rPr>
                <w:t>7</w:t>
              </w:r>
            </w:ins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94453E" w:rsidRDefault="0094453E" w:rsidP="00F37BAC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32" w:author="AdminKK" w:date="2017-09-25T17:48:00Z"/>
                <w:sz w:val="16"/>
                <w:szCs w:val="16"/>
              </w:rPr>
            </w:pPr>
            <w:ins w:id="3333" w:author="AdminKK" w:date="2017-09-25T17:48:00Z">
              <w:r w:rsidRPr="0094453E">
                <w:rPr>
                  <w:sz w:val="16"/>
                  <w:szCs w:val="16"/>
                </w:rPr>
                <w:t>ACCOUNT_NO</w:t>
              </w:r>
            </w:ins>
          </w:p>
        </w:tc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94453E">
            <w:pPr>
              <w:pStyle w:val="TableContent"/>
              <w:numPr>
                <w:ilvl w:val="0"/>
                <w:numId w:val="256"/>
              </w:numPr>
              <w:ind w:left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34" w:author="AdminKK" w:date="2017-09-25T17:48:00Z"/>
                <w:sz w:val="16"/>
                <w:szCs w:val="16"/>
                <w:cs/>
              </w:rPr>
            </w:pPr>
            <w:ins w:id="3335" w:author="AdminKK" w:date="2017-09-25T17:48:00Z">
              <w:r>
                <w:rPr>
                  <w:rFonts w:hint="cs"/>
                  <w:sz w:val="16"/>
                  <w:szCs w:val="16"/>
                  <w:cs/>
                </w:rPr>
                <w:t>เลขที่บัญชี/สัญญา</w:t>
              </w:r>
            </w:ins>
          </w:p>
        </w:tc>
        <w:tc>
          <w:tcPr>
            <w:tcW w:w="1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top"/>
          </w:tcPr>
          <w:p w:rsidR="0094453E" w:rsidRPr="00C341F3" w:rsidRDefault="0094453E" w:rsidP="00F37BAC">
            <w:pPr>
              <w:pStyle w:val="ListIte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36" w:author="AdminKK" w:date="2017-09-25T17:48:00Z"/>
                <w:sz w:val="16"/>
                <w:szCs w:val="16"/>
                <w:cs/>
              </w:rPr>
            </w:pPr>
          </w:p>
        </w:tc>
      </w:tr>
    </w:tbl>
    <w:p w:rsidR="00783C13" w:rsidRPr="00783C13" w:rsidRDefault="00783C13">
      <w:pPr>
        <w:rPr>
          <w:ins w:id="3337" w:author="AdminKK" w:date="2017-09-25T17:20:00Z"/>
        </w:rPr>
        <w:pPrChange w:id="3338" w:author="AdminKK" w:date="2017-09-25T17:39:00Z">
          <w:pPr>
            <w:pStyle w:val="ListParagraph"/>
            <w:numPr>
              <w:ilvl w:val="1"/>
              <w:numId w:val="295"/>
            </w:numPr>
            <w:ind w:left="1800" w:hanging="360"/>
          </w:pPr>
        </w:pPrChange>
      </w:pPr>
    </w:p>
    <w:p w:rsidR="009472AD" w:rsidRDefault="009472AD" w:rsidP="009472AD">
      <w:pPr>
        <w:pStyle w:val="Heading4"/>
        <w:rPr>
          <w:ins w:id="3339" w:author="AdminKK" w:date="2017-09-26T10:43:00Z"/>
          <w:cs/>
        </w:rPr>
      </w:pPr>
      <w:ins w:id="3340" w:author="AdminKK" w:date="2017-09-26T10:43:00Z">
        <w:r>
          <w:t>Action : View SR</w:t>
        </w:r>
      </w:ins>
    </w:p>
    <w:p w:rsidR="009472AD" w:rsidRDefault="009472AD" w:rsidP="009472AD">
      <w:pPr>
        <w:pStyle w:val="ListParagraph"/>
        <w:numPr>
          <w:ilvl w:val="0"/>
          <w:numId w:val="297"/>
        </w:numPr>
        <w:rPr>
          <w:ins w:id="3341" w:author="AdminKK" w:date="2017-09-26T10:43:00Z"/>
        </w:rPr>
      </w:pPr>
      <w:ins w:id="3342" w:author="AdminKK" w:date="2017-09-26T10:43:00Z">
        <w:r>
          <w:rPr>
            <w:rFonts w:hint="cs"/>
            <w:cs/>
          </w:rPr>
          <w:t xml:space="preserve">ที่หน้าจอค้นหา </w:t>
        </w:r>
        <w:r>
          <w:t xml:space="preserve">SR </w:t>
        </w:r>
        <w:r>
          <w:rPr>
            <w:rFonts w:hint="cs"/>
            <w:cs/>
          </w:rPr>
          <w:t xml:space="preserve">ผู้ใช้คลิกปุ่ม </w:t>
        </w:r>
        <w:r>
          <w:t>View SR</w:t>
        </w:r>
      </w:ins>
    </w:p>
    <w:p w:rsidR="009472AD" w:rsidRDefault="009472AD" w:rsidP="009472AD">
      <w:pPr>
        <w:pStyle w:val="ListParagraph"/>
        <w:numPr>
          <w:ilvl w:val="0"/>
          <w:numId w:val="297"/>
        </w:numPr>
        <w:rPr>
          <w:ins w:id="3343" w:author="AdminKK" w:date="2017-09-26T10:43:00Z"/>
        </w:rPr>
      </w:pPr>
      <w:ins w:id="3344" w:author="AdminKK" w:date="2017-09-26T10:43:00Z">
        <w:r>
          <w:rPr>
            <w:rFonts w:hint="cs"/>
            <w:cs/>
          </w:rPr>
          <w:t>ขั้นตอนการทำงาน</w:t>
        </w:r>
      </w:ins>
    </w:p>
    <w:p w:rsidR="009472AD" w:rsidRDefault="009472AD" w:rsidP="009472AD">
      <w:pPr>
        <w:pStyle w:val="ListParagraph"/>
        <w:numPr>
          <w:ilvl w:val="1"/>
          <w:numId w:val="297"/>
        </w:numPr>
        <w:rPr>
          <w:ins w:id="3345" w:author="AdminKK" w:date="2017-09-26T10:44:00Z"/>
        </w:rPr>
      </w:pPr>
      <w:ins w:id="3346" w:author="AdminKK" w:date="2017-09-26T10:43:00Z">
        <w:r>
          <w:t>Target URL : ~</w:t>
        </w:r>
        <w:r>
          <w:rPr>
            <w:rFonts w:hint="cs"/>
            <w:cs/>
          </w:rPr>
          <w:t>/</w:t>
        </w:r>
        <w:r w:rsidRPr="00B75A2E">
          <w:t>ServiceRequest</w:t>
        </w:r>
        <w:r>
          <w:t>/</w:t>
        </w:r>
      </w:ins>
      <w:ins w:id="3347" w:author="AdminKK" w:date="2017-09-26T10:44:00Z">
        <w:r>
          <w:t>Edit</w:t>
        </w:r>
      </w:ins>
    </w:p>
    <w:p w:rsidR="009472AD" w:rsidRDefault="009472AD" w:rsidP="009472AD">
      <w:pPr>
        <w:pStyle w:val="ListParagraph"/>
        <w:numPr>
          <w:ilvl w:val="1"/>
          <w:numId w:val="297"/>
        </w:numPr>
        <w:rPr>
          <w:ins w:id="3348" w:author="AdminKK" w:date="2017-09-26T10:43:00Z"/>
        </w:rPr>
      </w:pPr>
      <w:ins w:id="3349" w:author="AdminKK" w:date="2017-09-26T10:44:00Z">
        <w:r>
          <w:t>Parameters : srId</w:t>
        </w:r>
      </w:ins>
    </w:p>
    <w:p w:rsidR="009472AD" w:rsidRDefault="009472AD" w:rsidP="009472AD">
      <w:pPr>
        <w:pStyle w:val="ListParagraph"/>
        <w:numPr>
          <w:ilvl w:val="1"/>
          <w:numId w:val="297"/>
        </w:numPr>
        <w:rPr>
          <w:ins w:id="3350" w:author="AdminKK" w:date="2017-09-26T10:46:00Z"/>
        </w:rPr>
      </w:pPr>
      <w:ins w:id="3351" w:author="AdminKK" w:date="2017-09-26T10:43:00Z">
        <w:r>
          <w:t>View : ~</w:t>
        </w:r>
        <w:r>
          <w:rPr>
            <w:rFonts w:hint="cs"/>
            <w:cs/>
          </w:rPr>
          <w:t>/</w:t>
        </w:r>
        <w:r>
          <w:t>View/ServiceRequest/</w:t>
        </w:r>
      </w:ins>
      <w:ins w:id="3352" w:author="AdminKK" w:date="2017-09-26T10:45:00Z">
        <w:r>
          <w:t>Edit</w:t>
        </w:r>
      </w:ins>
      <w:ins w:id="3353" w:author="AdminKK" w:date="2017-09-26T10:43:00Z">
        <w:r>
          <w:t>.cshtml</w:t>
        </w:r>
      </w:ins>
    </w:p>
    <w:p w:rsidR="009472AD" w:rsidRDefault="009472AD">
      <w:pPr>
        <w:pStyle w:val="ListParagraph"/>
        <w:numPr>
          <w:ilvl w:val="0"/>
          <w:numId w:val="297"/>
        </w:numPr>
        <w:rPr>
          <w:ins w:id="3354" w:author="AdminKK" w:date="2017-09-26T10:47:00Z"/>
        </w:rPr>
        <w:pPrChange w:id="3355" w:author="AdminKK" w:date="2017-09-26T10:46:00Z">
          <w:pPr>
            <w:pStyle w:val="ListParagraph"/>
            <w:numPr>
              <w:ilvl w:val="1"/>
              <w:numId w:val="297"/>
            </w:numPr>
            <w:ind w:left="1800" w:hanging="360"/>
          </w:pPr>
        </w:pPrChange>
      </w:pPr>
      <w:ins w:id="3356" w:author="AdminKK" w:date="2017-09-26T10:46:00Z">
        <w:r>
          <w:rPr>
            <w:rFonts w:hint="cs"/>
            <w:cs/>
          </w:rPr>
          <w:t>แสดงหน้าจอสำหรับ</w:t>
        </w:r>
      </w:ins>
      <w:ins w:id="3357" w:author="AdminKK" w:date="2017-09-26T10:47:00Z">
        <w:r>
          <w:rPr>
            <w:rFonts w:hint="cs"/>
            <w:cs/>
          </w:rPr>
          <w:t xml:space="preserve">แก้ไขข้อมูล </w:t>
        </w:r>
        <w:r>
          <w:t>SR</w:t>
        </w:r>
      </w:ins>
    </w:p>
    <w:p w:rsidR="009472AD" w:rsidRDefault="009472AD">
      <w:pPr>
        <w:pStyle w:val="ListParagraph"/>
        <w:numPr>
          <w:ilvl w:val="1"/>
          <w:numId w:val="297"/>
        </w:numPr>
        <w:rPr>
          <w:ins w:id="3358" w:author="AdminKK" w:date="2017-09-26T10:43:00Z"/>
        </w:rPr>
      </w:pPr>
      <w:ins w:id="3359" w:author="AdminKK" w:date="2017-09-26T10:49:00Z">
        <w:r>
          <w:rPr>
            <w:rFonts w:hint="cs"/>
            <w:cs/>
          </w:rPr>
          <w:t xml:space="preserve">ในกรณีที่ </w:t>
        </w:r>
        <w:r>
          <w:t xml:space="preserve">SR </w:t>
        </w:r>
        <w:r>
          <w:rPr>
            <w:rFonts w:hint="cs"/>
            <w:cs/>
          </w:rPr>
          <w:t xml:space="preserve">มีสถานะ </w:t>
        </w:r>
        <w:r>
          <w:t xml:space="preserve">Open </w:t>
        </w:r>
        <w:r>
          <w:rPr>
            <w:rFonts w:hint="cs"/>
            <w:cs/>
          </w:rPr>
          <w:t>ให้</w:t>
        </w:r>
      </w:ins>
      <w:ins w:id="3360" w:author="AdminKK" w:date="2017-09-26T10:50:00Z">
        <w:r>
          <w:rPr>
            <w:rFonts w:hint="cs"/>
            <w:cs/>
          </w:rPr>
          <w:t xml:space="preserve">โหลดข้อมูล </w:t>
        </w:r>
        <w:r>
          <w:t>Existing SR</w:t>
        </w:r>
        <w:r>
          <w:rPr>
            <w:rFonts w:hint="cs"/>
            <w:cs/>
          </w:rPr>
          <w:t xml:space="preserve"> และ</w:t>
        </w:r>
      </w:ins>
      <w:ins w:id="3361" w:author="AdminKK" w:date="2017-09-26T10:49:00Z">
        <w:r>
          <w:rPr>
            <w:rFonts w:hint="cs"/>
            <w:cs/>
          </w:rPr>
          <w:t xml:space="preserve">แสดงแท็บ </w:t>
        </w:r>
      </w:ins>
      <w:ins w:id="3362" w:author="AdminKK" w:date="2017-09-26T10:50:00Z">
        <w:r>
          <w:t xml:space="preserve">Existing SR </w:t>
        </w:r>
        <w:r>
          <w:rPr>
            <w:rFonts w:hint="cs"/>
            <w:cs/>
          </w:rPr>
          <w:t>เป็นค่าเริ่มต้น</w:t>
        </w:r>
      </w:ins>
    </w:p>
    <w:p w:rsidR="009472AD" w:rsidRDefault="009472AD" w:rsidP="009472AD">
      <w:pPr>
        <w:rPr>
          <w:ins w:id="3363" w:author="AdminKK" w:date="2017-09-26T10:43:00Z"/>
        </w:rPr>
      </w:pPr>
    </w:p>
    <w:p w:rsidR="00524D25" w:rsidRDefault="00524D25">
      <w:pPr>
        <w:rPr>
          <w:ins w:id="3364" w:author="AdminKK" w:date="2017-09-26T11:10:00Z"/>
        </w:rPr>
        <w:pPrChange w:id="3365" w:author="AdminKK" w:date="2017-09-25T17:06:00Z">
          <w:pPr>
            <w:spacing w:after="0" w:line="240" w:lineRule="auto"/>
          </w:pPr>
        </w:pPrChange>
      </w:pPr>
    </w:p>
    <w:p w:rsidR="00EB15C0" w:rsidRDefault="00EB15C0">
      <w:pPr>
        <w:rPr>
          <w:ins w:id="3366" w:author="AdminKK" w:date="2017-09-26T11:10:00Z"/>
        </w:rPr>
        <w:pPrChange w:id="3367" w:author="AdminKK" w:date="2017-09-25T17:06:00Z">
          <w:pPr>
            <w:spacing w:after="0" w:line="240" w:lineRule="auto"/>
          </w:pPr>
        </w:pPrChange>
      </w:pPr>
    </w:p>
    <w:p w:rsidR="00EB15C0" w:rsidRDefault="00EB15C0">
      <w:pPr>
        <w:rPr>
          <w:ins w:id="3368" w:author="AdminKK" w:date="2017-09-26T11:10:00Z"/>
        </w:rPr>
      </w:pPr>
      <w:ins w:id="3369" w:author="AdminKK" w:date="2017-09-26T11:10:00Z">
        <w:r>
          <w:br w:type="page"/>
        </w:r>
      </w:ins>
    </w:p>
    <w:p w:rsidR="00EB15C0" w:rsidRPr="00E12BC9" w:rsidRDefault="00EB15C0" w:rsidP="00EB15C0">
      <w:pPr>
        <w:pStyle w:val="Heading1"/>
        <w:rPr>
          <w:ins w:id="3370" w:author="AdminKK" w:date="2017-09-26T11:10:00Z"/>
        </w:rPr>
      </w:pPr>
      <w:bookmarkStart w:id="3371" w:name="_Toc494983113"/>
      <w:ins w:id="3372" w:author="AdminKK" w:date="2017-09-26T11:10:00Z">
        <w:r>
          <w:lastRenderedPageBreak/>
          <w:t xml:space="preserve">3. </w:t>
        </w:r>
        <w:r w:rsidRPr="00E12BC9">
          <w:t xml:space="preserve">Screen </w:t>
        </w:r>
        <w:r>
          <w:t>– Master Customer‘s Note</w:t>
        </w:r>
        <w:bookmarkEnd w:id="3371"/>
      </w:ins>
    </w:p>
    <w:p w:rsidR="00EB15C0" w:rsidRDefault="00EB15C0" w:rsidP="00EB15C0">
      <w:pPr>
        <w:pStyle w:val="Heading2"/>
        <w:rPr>
          <w:ins w:id="3373" w:author="AdminKK" w:date="2017-09-26T11:12:00Z"/>
        </w:rPr>
      </w:pPr>
      <w:bookmarkStart w:id="3374" w:name="_Toc494983114"/>
      <w:ins w:id="3375" w:author="AdminKK" w:date="2017-09-26T11:12:00Z">
        <w:r>
          <w:t>3.1 Search Customer’s Note</w:t>
        </w:r>
        <w:bookmarkEnd w:id="3374"/>
      </w:ins>
    </w:p>
    <w:p w:rsidR="00EB15C0" w:rsidRDefault="00EB15C0" w:rsidP="00EB15C0">
      <w:pPr>
        <w:pStyle w:val="Heading3"/>
        <w:rPr>
          <w:ins w:id="3376" w:author="AdminKK" w:date="2017-09-26T11:45:00Z"/>
        </w:rPr>
      </w:pPr>
      <w:ins w:id="3377" w:author="AdminKK" w:date="2017-09-26T11:13:00Z">
        <w:r>
          <w:t xml:space="preserve">3.1.1 </w:t>
        </w:r>
        <w:r w:rsidRPr="005B6CF6">
          <w:t>Flow of Screens</w:t>
        </w:r>
      </w:ins>
    </w:p>
    <w:p w:rsidR="00683E72" w:rsidRDefault="00683E72" w:rsidP="00683E72">
      <w:pPr>
        <w:pStyle w:val="Heading4"/>
        <w:rPr>
          <w:ins w:id="3378" w:author="AdminKK" w:date="2017-09-26T11:46:00Z"/>
        </w:rPr>
      </w:pPr>
      <w:ins w:id="3379" w:author="AdminKK" w:date="2017-09-26T11:46:00Z">
        <w:r>
          <w:t>Search Customer</w:t>
        </w:r>
      </w:ins>
    </w:p>
    <w:p w:rsidR="00EB15C0" w:rsidRPr="002A280F" w:rsidRDefault="006E1CE3">
      <w:pPr>
        <w:rPr>
          <w:ins w:id="3380" w:author="AdminKK" w:date="2017-09-26T11:12:00Z"/>
          <w:cs/>
        </w:rPr>
        <w:pPrChange w:id="3381" w:author="AdminKK" w:date="2017-09-26T11:12:00Z">
          <w:pPr>
            <w:pStyle w:val="Heading2"/>
          </w:pPr>
        </w:pPrChange>
      </w:pPr>
      <w:ins w:id="3382" w:author="AdminKK" w:date="2017-09-26T11:28:00Z">
        <w:r>
          <w:object w:dxaOrig="19155" w:dyaOrig="9795">
            <v:shape id="_x0000_i1036" type="#_x0000_t75" style="width:467.15pt;height:239.05pt" o:ole="">
              <v:imagedata r:id="rId41" o:title=""/>
            </v:shape>
            <o:OLEObject Type="Embed" ProgID="Visio.Drawing.15" ShapeID="_x0000_i1036" DrawAspect="Content" ObjectID="_1568724976" r:id="rId42"/>
          </w:object>
        </w:r>
      </w:ins>
    </w:p>
    <w:p w:rsidR="006E1CE3" w:rsidRDefault="006E1CE3">
      <w:pPr>
        <w:rPr>
          <w:ins w:id="3383" w:author="AdminKK" w:date="2017-09-26T11:46:00Z"/>
        </w:rPr>
        <w:pPrChange w:id="3384" w:author="AdminKK" w:date="2017-09-25T17:06:00Z">
          <w:pPr>
            <w:spacing w:after="0" w:line="240" w:lineRule="auto"/>
          </w:pPr>
        </w:pPrChange>
      </w:pPr>
    </w:p>
    <w:p w:rsidR="00570B2E" w:rsidRDefault="00570B2E">
      <w:pPr>
        <w:pStyle w:val="Heading3"/>
        <w:rPr>
          <w:ins w:id="3385" w:author="AdminKK" w:date="2017-09-26T11:48:00Z"/>
        </w:rPr>
        <w:pPrChange w:id="3386" w:author="AdminKK" w:date="2017-09-26T11:48:00Z">
          <w:pPr>
            <w:spacing w:after="0" w:line="240" w:lineRule="auto"/>
          </w:pPr>
        </w:pPrChange>
      </w:pPr>
      <w:ins w:id="3387" w:author="AdminKK" w:date="2017-09-26T11:48:00Z">
        <w:r>
          <w:t xml:space="preserve">3.1.2 </w:t>
        </w:r>
        <w:r w:rsidRPr="00060785">
          <w:t>Screen Design</w:t>
        </w:r>
      </w:ins>
    </w:p>
    <w:p w:rsidR="00570B2E" w:rsidRDefault="00570B2E">
      <w:pPr>
        <w:pStyle w:val="Heading4"/>
        <w:rPr>
          <w:ins w:id="3388" w:author="AdminKK" w:date="2017-09-26T11:48:00Z"/>
        </w:rPr>
        <w:pPrChange w:id="3389" w:author="AdminKK" w:date="2017-09-26T11:48:00Z">
          <w:pPr>
            <w:spacing w:after="0" w:line="240" w:lineRule="auto"/>
          </w:pPr>
        </w:pPrChange>
      </w:pPr>
      <w:ins w:id="3390" w:author="AdminKK" w:date="2017-09-26T11:48:00Z">
        <w:r>
          <w:t>Search Customer</w:t>
        </w:r>
      </w:ins>
    </w:p>
    <w:p w:rsidR="00570B2E" w:rsidRDefault="00570B2E">
      <w:pPr>
        <w:rPr>
          <w:ins w:id="3391" w:author="AdminKK" w:date="2017-09-26T11:48:00Z"/>
          <w:cs/>
        </w:rPr>
        <w:pPrChange w:id="3392" w:author="AdminKK" w:date="2017-09-26T11:48:00Z">
          <w:pPr>
            <w:spacing w:after="0" w:line="240" w:lineRule="auto"/>
          </w:pPr>
        </w:pPrChange>
      </w:pPr>
      <w:ins w:id="3393" w:author="AdminKK" w:date="2017-09-26T11:49:00Z">
        <w:r>
          <w:tab/>
        </w:r>
        <w:r>
          <w:rPr>
            <w:rFonts w:hint="cs"/>
            <w:cs/>
          </w:rPr>
          <w:t xml:space="preserve">รายละเอียดตาม </w:t>
        </w:r>
        <w:r>
          <w:t xml:space="preserve">Screen Design </w:t>
        </w:r>
      </w:ins>
      <w:ins w:id="3394" w:author="AdminKK" w:date="2017-09-26T11:51:00Z">
        <w:r>
          <w:rPr>
            <w:rFonts w:hint="cs"/>
            <w:cs/>
          </w:rPr>
          <w:t>ในหัวข้อ 1.1.2</w:t>
        </w:r>
      </w:ins>
      <w:ins w:id="3395" w:author="AdminKK" w:date="2017-09-26T11:49:00Z">
        <w:r>
          <w:rPr>
            <w:rFonts w:hint="cs"/>
            <w:cs/>
          </w:rPr>
          <w:t xml:space="preserve"> </w:t>
        </w:r>
      </w:ins>
      <w:ins w:id="3396" w:author="AdminKK" w:date="2017-09-26T11:50:00Z">
        <w:r>
          <w:t xml:space="preserve">Search Customer </w:t>
        </w:r>
        <w:r>
          <w:rPr>
            <w:rFonts w:hint="cs"/>
            <w:cs/>
          </w:rPr>
          <w:t>หน้าที่ 4</w:t>
        </w:r>
      </w:ins>
    </w:p>
    <w:p w:rsidR="00570B2E" w:rsidRDefault="00570B2E" w:rsidP="00570B2E">
      <w:pPr>
        <w:pStyle w:val="Heading3"/>
        <w:rPr>
          <w:ins w:id="3397" w:author="AdminKK" w:date="2017-09-26T11:49:00Z"/>
        </w:rPr>
      </w:pPr>
      <w:ins w:id="3398" w:author="AdminKK" w:date="2017-09-26T11:49:00Z">
        <w:r>
          <w:t>3.1.3 Screen Actions</w:t>
        </w:r>
      </w:ins>
    </w:p>
    <w:p w:rsidR="00570B2E" w:rsidRDefault="00570B2E" w:rsidP="00570B2E">
      <w:pPr>
        <w:pStyle w:val="Heading4"/>
        <w:rPr>
          <w:ins w:id="3399" w:author="AdminKK" w:date="2017-09-26T11:50:00Z"/>
        </w:rPr>
      </w:pPr>
      <w:ins w:id="3400" w:author="AdminKK" w:date="2017-09-26T11:49:00Z">
        <w:r w:rsidRPr="00430F0E">
          <w:t xml:space="preserve">Action: </w:t>
        </w:r>
        <w:r w:rsidRPr="00430F0E">
          <w:rPr>
            <w:rFonts w:hint="cs"/>
            <w:cs/>
          </w:rPr>
          <w:t>โหลดหน้าจอ</w:t>
        </w:r>
      </w:ins>
    </w:p>
    <w:p w:rsidR="00570B2E" w:rsidRDefault="00570B2E">
      <w:pPr>
        <w:rPr>
          <w:ins w:id="3401" w:author="AdminKK" w:date="2017-09-26T11:51:00Z"/>
        </w:rPr>
        <w:pPrChange w:id="3402" w:author="AdminKK" w:date="2017-09-26T11:50:00Z">
          <w:pPr>
            <w:pStyle w:val="Heading4"/>
          </w:pPr>
        </w:pPrChange>
      </w:pPr>
      <w:ins w:id="3403" w:author="AdminKK" w:date="2017-09-26T11:50:00Z">
        <w:r>
          <w:tab/>
        </w:r>
        <w:r>
          <w:rPr>
            <w:rFonts w:hint="cs"/>
            <w:cs/>
          </w:rPr>
          <w:t xml:space="preserve">รายละเอียดตาม </w:t>
        </w:r>
        <w:r>
          <w:t xml:space="preserve">Screen Action </w:t>
        </w:r>
      </w:ins>
      <w:ins w:id="3404" w:author="AdminKK" w:date="2017-09-26T11:51:00Z">
        <w:r>
          <w:rPr>
            <w:rFonts w:hint="cs"/>
            <w:cs/>
          </w:rPr>
          <w:t>ในหัวข้อ 1.1.3</w:t>
        </w:r>
      </w:ins>
      <w:ins w:id="3405" w:author="AdminKK" w:date="2017-09-26T11:50:00Z">
        <w:r>
          <w:rPr>
            <w:rFonts w:hint="cs"/>
            <w:cs/>
          </w:rPr>
          <w:t xml:space="preserve"> </w:t>
        </w:r>
        <w:r>
          <w:t>Search Customer</w:t>
        </w:r>
      </w:ins>
      <w:ins w:id="3406" w:author="AdminKK" w:date="2017-09-26T11:52:00Z">
        <w:r>
          <w:t xml:space="preserve"> Action </w:t>
        </w:r>
        <w:r>
          <w:rPr>
            <w:rFonts w:hint="cs"/>
            <w:cs/>
          </w:rPr>
          <w:t>โหลดหน้าจอ</w:t>
        </w:r>
      </w:ins>
      <w:ins w:id="3407" w:author="AdminKK" w:date="2017-09-26T11:50:00Z">
        <w:r>
          <w:t xml:space="preserve"> </w:t>
        </w:r>
        <w:r>
          <w:rPr>
            <w:rFonts w:hint="cs"/>
            <w:cs/>
          </w:rPr>
          <w:t xml:space="preserve">หน้าที่ </w:t>
        </w:r>
      </w:ins>
      <w:ins w:id="3408" w:author="AdminKK" w:date="2017-09-26T11:51:00Z">
        <w:r>
          <w:rPr>
            <w:rFonts w:hint="cs"/>
            <w:cs/>
          </w:rPr>
          <w:t>5</w:t>
        </w:r>
      </w:ins>
    </w:p>
    <w:p w:rsidR="00570B2E" w:rsidRDefault="00570B2E">
      <w:pPr>
        <w:rPr>
          <w:ins w:id="3409" w:author="AdminKK" w:date="2017-09-26T11:51:00Z"/>
        </w:rPr>
        <w:pPrChange w:id="3410" w:author="AdminKK" w:date="2017-09-26T11:50:00Z">
          <w:pPr>
            <w:pStyle w:val="Heading4"/>
          </w:pPr>
        </w:pPrChange>
      </w:pPr>
    </w:p>
    <w:p w:rsidR="00570B2E" w:rsidRDefault="00570B2E" w:rsidP="00570B2E">
      <w:pPr>
        <w:pStyle w:val="Heading4"/>
        <w:rPr>
          <w:ins w:id="3411" w:author="AdminKK" w:date="2017-09-26T11:52:00Z"/>
        </w:rPr>
      </w:pPr>
      <w:ins w:id="3412" w:author="AdminKK" w:date="2017-09-26T11:52:00Z">
        <w:r w:rsidRPr="00430F0E">
          <w:t xml:space="preserve">Action: </w:t>
        </w:r>
        <w:r>
          <w:rPr>
            <w:rFonts w:hint="cs"/>
            <w:cs/>
          </w:rPr>
          <w:t xml:space="preserve">ค้นหา </w:t>
        </w:r>
        <w:r>
          <w:t>Customer</w:t>
        </w:r>
      </w:ins>
    </w:p>
    <w:p w:rsidR="00570B2E" w:rsidRDefault="00570B2E">
      <w:pPr>
        <w:pStyle w:val="ListParagraph"/>
        <w:numPr>
          <w:ilvl w:val="0"/>
          <w:numId w:val="299"/>
        </w:numPr>
        <w:rPr>
          <w:ins w:id="3413" w:author="AdminKK" w:date="2017-09-26T11:55:00Z"/>
        </w:rPr>
        <w:pPrChange w:id="3414" w:author="AdminKK" w:date="2017-09-26T11:55:00Z">
          <w:pPr/>
        </w:pPrChange>
      </w:pPr>
      <w:ins w:id="3415" w:author="AdminKK" w:date="2017-09-26T11:52:00Z">
        <w:r>
          <w:rPr>
            <w:rFonts w:hint="cs"/>
            <w:cs/>
          </w:rPr>
          <w:t xml:space="preserve">รายละเอียดตาม </w:t>
        </w:r>
        <w:r>
          <w:t xml:space="preserve">Screen Action </w:t>
        </w:r>
        <w:r>
          <w:rPr>
            <w:rFonts w:hint="cs"/>
            <w:cs/>
          </w:rPr>
          <w:t xml:space="preserve">ในหัวข้อ 1.1.3 </w:t>
        </w:r>
        <w:r>
          <w:t xml:space="preserve">Search Customer Action </w:t>
        </w:r>
        <w:r>
          <w:rPr>
            <w:rFonts w:hint="cs"/>
            <w:cs/>
          </w:rPr>
          <w:t xml:space="preserve">ค้นหา </w:t>
        </w:r>
        <w:r>
          <w:t xml:space="preserve">Customer </w:t>
        </w:r>
        <w:r>
          <w:rPr>
            <w:rFonts w:hint="cs"/>
            <w:cs/>
          </w:rPr>
          <w:t>หน้าที่ 6</w:t>
        </w:r>
      </w:ins>
    </w:p>
    <w:p w:rsidR="00917C23" w:rsidRDefault="00917C23">
      <w:pPr>
        <w:pStyle w:val="ListParagraph"/>
        <w:numPr>
          <w:ilvl w:val="0"/>
          <w:numId w:val="299"/>
        </w:numPr>
        <w:rPr>
          <w:ins w:id="3416" w:author="AdminKK" w:date="2017-09-26T11:55:00Z"/>
        </w:rPr>
        <w:pPrChange w:id="3417" w:author="AdminKK" w:date="2017-09-26T11:55:00Z">
          <w:pPr/>
        </w:pPrChange>
      </w:pPr>
      <w:ins w:id="3418" w:author="AdminKK" w:date="2017-09-26T11:55:00Z">
        <w:r>
          <w:rPr>
            <w:rFonts w:hint="cs"/>
            <w:cs/>
          </w:rPr>
          <w:t xml:space="preserve">ในคอลัมน์ </w:t>
        </w:r>
        <w:r>
          <w:t xml:space="preserve">Action </w:t>
        </w:r>
      </w:ins>
    </w:p>
    <w:p w:rsidR="00917C23" w:rsidRDefault="00917C23">
      <w:pPr>
        <w:pStyle w:val="ListParagraph"/>
        <w:numPr>
          <w:ilvl w:val="1"/>
          <w:numId w:val="299"/>
        </w:numPr>
        <w:rPr>
          <w:ins w:id="3419" w:author="AdminKK" w:date="2017-09-26T11:56:00Z"/>
        </w:rPr>
        <w:pPrChange w:id="3420" w:author="AdminKK" w:date="2017-09-26T11:56:00Z">
          <w:pPr/>
        </w:pPrChange>
      </w:pPr>
      <w:ins w:id="3421" w:author="AdminKK" w:date="2017-09-26T11:56:00Z">
        <w:r>
          <w:rPr>
            <w:rFonts w:hint="cs"/>
            <w:cs/>
          </w:rPr>
          <w:t xml:space="preserve">กรณีเป็นชื่อลูกค้าที่ค้นหาจาก </w:t>
        </w:r>
        <w:r>
          <w:t xml:space="preserve">Webservice </w:t>
        </w:r>
        <w:r>
          <w:rPr>
            <w:rFonts w:hint="cs"/>
            <w:cs/>
          </w:rPr>
          <w:t xml:space="preserve">ให้ใช้ค่า </w:t>
        </w:r>
        <w:r>
          <w:t xml:space="preserve">CustomerNumber </w:t>
        </w:r>
        <w:r>
          <w:rPr>
            <w:rFonts w:hint="cs"/>
            <w:cs/>
          </w:rPr>
          <w:t>สำหรับอ้างอิง</w:t>
        </w:r>
      </w:ins>
    </w:p>
    <w:p w:rsidR="00917C23" w:rsidRDefault="00917C23">
      <w:pPr>
        <w:pStyle w:val="ListParagraph"/>
        <w:numPr>
          <w:ilvl w:val="1"/>
          <w:numId w:val="299"/>
        </w:numPr>
        <w:rPr>
          <w:ins w:id="3422" w:author="AdminKK" w:date="2017-09-26T11:52:00Z"/>
        </w:rPr>
        <w:pPrChange w:id="3423" w:author="AdminKK" w:date="2017-09-26T11:56:00Z">
          <w:pPr/>
        </w:pPrChange>
      </w:pPr>
      <w:ins w:id="3424" w:author="AdminKK" w:date="2017-09-26T11:56:00Z">
        <w:r>
          <w:rPr>
            <w:rFonts w:hint="cs"/>
            <w:cs/>
          </w:rPr>
          <w:t xml:space="preserve">กรณีเป็นลูกค้า </w:t>
        </w:r>
        <w:r>
          <w:t xml:space="preserve">Pospect </w:t>
        </w:r>
        <w:r w:rsidR="000D3356">
          <w:rPr>
            <w:rFonts w:hint="cs"/>
            <w:cs/>
          </w:rPr>
          <w:t xml:space="preserve">ที่ค้นหาจากฐานข้อมูล ให้ใช้ค่า </w:t>
        </w:r>
        <w:r w:rsidR="000D3356">
          <w:t xml:space="preserve">TB_M_CUSTOMER.CUSTOMER_ID </w:t>
        </w:r>
      </w:ins>
      <w:ins w:id="3425" w:author="AdminKK" w:date="2017-09-26T11:57:00Z">
        <w:r w:rsidR="000D3356">
          <w:rPr>
            <w:rFonts w:hint="cs"/>
            <w:cs/>
          </w:rPr>
          <w:t>สำหรับอ้างอิง</w:t>
        </w:r>
      </w:ins>
    </w:p>
    <w:p w:rsidR="000D3356" w:rsidRDefault="000D3356">
      <w:pPr>
        <w:rPr>
          <w:ins w:id="3426" w:author="AdminKK" w:date="2017-09-26T11:57:00Z"/>
          <w:color w:val="0000CC"/>
          <w:u w:val="single"/>
        </w:rPr>
      </w:pPr>
      <w:ins w:id="3427" w:author="AdminKK" w:date="2017-09-26T11:57:00Z">
        <w:r>
          <w:br w:type="page"/>
        </w:r>
      </w:ins>
    </w:p>
    <w:p w:rsidR="00570B2E" w:rsidRDefault="00570B2E" w:rsidP="00570B2E">
      <w:pPr>
        <w:pStyle w:val="Heading4"/>
        <w:rPr>
          <w:ins w:id="3428" w:author="AdminKK" w:date="2017-09-26T11:53:00Z"/>
        </w:rPr>
      </w:pPr>
      <w:ins w:id="3429" w:author="AdminKK" w:date="2017-09-26T11:53:00Z">
        <w:r w:rsidRPr="00430F0E">
          <w:lastRenderedPageBreak/>
          <w:t xml:space="preserve">Action: </w:t>
        </w:r>
        <w:r>
          <w:t>View</w:t>
        </w:r>
      </w:ins>
    </w:p>
    <w:p w:rsidR="00570B2E" w:rsidRDefault="00570B2E">
      <w:pPr>
        <w:pStyle w:val="ListParagraph"/>
        <w:numPr>
          <w:ilvl w:val="0"/>
          <w:numId w:val="298"/>
        </w:numPr>
        <w:rPr>
          <w:ins w:id="3430" w:author="AdminKK" w:date="2017-09-26T11:53:00Z"/>
        </w:rPr>
        <w:pPrChange w:id="3431" w:author="AdminKK" w:date="2017-09-26T11:53:00Z">
          <w:pPr>
            <w:spacing w:after="0" w:line="240" w:lineRule="auto"/>
          </w:pPr>
        </w:pPrChange>
      </w:pPr>
      <w:ins w:id="3432" w:author="AdminKK" w:date="2017-09-26T11:53:00Z">
        <w:r>
          <w:rPr>
            <w:rFonts w:hint="cs"/>
            <w:cs/>
          </w:rPr>
          <w:t>ระบบทำงานดังนี้</w:t>
        </w:r>
      </w:ins>
    </w:p>
    <w:p w:rsidR="00570B2E" w:rsidRDefault="00917C23">
      <w:pPr>
        <w:pStyle w:val="ListParagraph"/>
        <w:numPr>
          <w:ilvl w:val="1"/>
          <w:numId w:val="298"/>
        </w:numPr>
        <w:rPr>
          <w:ins w:id="3433" w:author="AdminKK" w:date="2017-09-26T11:54:00Z"/>
        </w:rPr>
        <w:pPrChange w:id="3434" w:author="AdminKK" w:date="2017-09-26T11:53:00Z">
          <w:pPr>
            <w:spacing w:after="0" w:line="240" w:lineRule="auto"/>
          </w:pPr>
        </w:pPrChange>
      </w:pPr>
      <w:ins w:id="3435" w:author="AdminKK" w:date="2017-09-26T11:53:00Z">
        <w:r>
          <w:t xml:space="preserve">Target URL : </w:t>
        </w:r>
      </w:ins>
      <w:ins w:id="3436" w:author="AdminKK" w:date="2017-09-26T11:54:00Z">
        <w:r>
          <w:t>~</w:t>
        </w:r>
        <w:r>
          <w:rPr>
            <w:rFonts w:hint="cs"/>
            <w:cs/>
          </w:rPr>
          <w:t>/</w:t>
        </w:r>
        <w:r w:rsidRPr="00757CC0">
          <w:t>Customer/</w:t>
        </w:r>
        <w:r>
          <w:t>Admin</w:t>
        </w:r>
        <w:r w:rsidRPr="00757CC0">
          <w:t>Note</w:t>
        </w:r>
      </w:ins>
    </w:p>
    <w:p w:rsidR="000D3356" w:rsidRDefault="00917C23">
      <w:pPr>
        <w:pStyle w:val="ListParagraph"/>
        <w:numPr>
          <w:ilvl w:val="1"/>
          <w:numId w:val="298"/>
        </w:numPr>
        <w:rPr>
          <w:ins w:id="3437" w:author="AdminKK" w:date="2017-09-26T11:57:00Z"/>
        </w:rPr>
        <w:pPrChange w:id="3438" w:author="AdminKK" w:date="2017-09-26T11:53:00Z">
          <w:pPr>
            <w:spacing w:after="0" w:line="240" w:lineRule="auto"/>
          </w:pPr>
        </w:pPrChange>
      </w:pPr>
      <w:ins w:id="3439" w:author="AdminKK" w:date="2017-09-26T11:54:00Z">
        <w:r>
          <w:t>Parameter</w:t>
        </w:r>
      </w:ins>
      <w:ins w:id="3440" w:author="AdminKK" w:date="2017-09-26T11:57:00Z">
        <w:r w:rsidR="000D3356">
          <w:t>s</w:t>
        </w:r>
      </w:ins>
      <w:ins w:id="3441" w:author="AdminKK" w:date="2017-09-26T11:54:00Z">
        <w:r w:rsidR="000D3356">
          <w:t xml:space="preserve"> :</w:t>
        </w:r>
      </w:ins>
    </w:p>
    <w:p w:rsidR="00917C23" w:rsidRDefault="00917C23">
      <w:pPr>
        <w:pStyle w:val="ListParagraph"/>
        <w:numPr>
          <w:ilvl w:val="2"/>
          <w:numId w:val="298"/>
        </w:numPr>
        <w:rPr>
          <w:ins w:id="3442" w:author="AdminKK" w:date="2017-09-26T11:57:00Z"/>
        </w:rPr>
        <w:pPrChange w:id="3443" w:author="AdminKK" w:date="2017-09-26T11:57:00Z">
          <w:pPr>
            <w:spacing w:after="0" w:line="240" w:lineRule="auto"/>
          </w:pPr>
        </w:pPrChange>
      </w:pPr>
      <w:ins w:id="3444" w:author="AdminKK" w:date="2017-09-26T11:54:00Z">
        <w:r>
          <w:t>CustomerNumber</w:t>
        </w:r>
      </w:ins>
    </w:p>
    <w:p w:rsidR="000D3356" w:rsidRDefault="000D3356">
      <w:pPr>
        <w:pStyle w:val="ListParagraph"/>
        <w:numPr>
          <w:ilvl w:val="2"/>
          <w:numId w:val="298"/>
        </w:numPr>
        <w:rPr>
          <w:ins w:id="3445" w:author="AdminKK" w:date="2017-09-26T11:54:00Z"/>
        </w:rPr>
        <w:pPrChange w:id="3446" w:author="AdminKK" w:date="2017-09-26T11:57:00Z">
          <w:pPr>
            <w:spacing w:after="0" w:line="240" w:lineRule="auto"/>
          </w:pPr>
        </w:pPrChange>
      </w:pPr>
      <w:ins w:id="3447" w:author="AdminKK" w:date="2017-09-26T11:57:00Z">
        <w:r>
          <w:t>CUSTOMER_ID</w:t>
        </w:r>
      </w:ins>
    </w:p>
    <w:p w:rsidR="00917C23" w:rsidRDefault="00917C23">
      <w:pPr>
        <w:pStyle w:val="ListParagraph"/>
        <w:numPr>
          <w:ilvl w:val="1"/>
          <w:numId w:val="298"/>
        </w:numPr>
        <w:rPr>
          <w:ins w:id="3448" w:author="AdminKK" w:date="2017-09-26T11:49:00Z"/>
        </w:rPr>
        <w:pPrChange w:id="3449" w:author="AdminKK" w:date="2017-09-26T11:53:00Z">
          <w:pPr>
            <w:spacing w:after="0" w:line="240" w:lineRule="auto"/>
          </w:pPr>
        </w:pPrChange>
      </w:pPr>
      <w:ins w:id="3450" w:author="AdminKK" w:date="2017-09-26T11:54:00Z">
        <w:r>
          <w:rPr>
            <w:rFonts w:hint="cs"/>
            <w:cs/>
          </w:rPr>
          <w:t xml:space="preserve">ระบบ </w:t>
        </w:r>
        <w:r>
          <w:t xml:space="preserve">new tab </w:t>
        </w:r>
        <w:r>
          <w:rPr>
            <w:rFonts w:hint="cs"/>
            <w:cs/>
          </w:rPr>
          <w:t>หน้าจอ</w:t>
        </w:r>
        <w:r>
          <w:t xml:space="preserve"> Customer’s Note </w:t>
        </w:r>
        <w:r>
          <w:rPr>
            <w:rFonts w:hint="cs"/>
            <w:cs/>
          </w:rPr>
          <w:t xml:space="preserve">พร้อมแสดงข้อมูล </w:t>
        </w:r>
        <w:r>
          <w:t>Customer</w:t>
        </w:r>
      </w:ins>
    </w:p>
    <w:p w:rsidR="00570B2E" w:rsidRDefault="00570B2E">
      <w:pPr>
        <w:rPr>
          <w:ins w:id="3451" w:author="AdminKK" w:date="2017-09-26T11:49:00Z"/>
        </w:rPr>
        <w:pPrChange w:id="3452" w:author="AdminKK" w:date="2017-09-26T11:48:00Z">
          <w:pPr>
            <w:spacing w:after="0" w:line="240" w:lineRule="auto"/>
          </w:pPr>
        </w:pPrChange>
      </w:pPr>
    </w:p>
    <w:p w:rsidR="000D3356" w:rsidRDefault="000D3356" w:rsidP="000D3356">
      <w:pPr>
        <w:pStyle w:val="Heading2"/>
        <w:rPr>
          <w:ins w:id="3453" w:author="AdminKK" w:date="2017-09-26T11:58:00Z"/>
        </w:rPr>
      </w:pPr>
      <w:bookmarkStart w:id="3454" w:name="_Toc494983115"/>
      <w:ins w:id="3455" w:author="AdminKK" w:date="2017-09-26T11:58:00Z">
        <w:r>
          <w:t>3.2 Customer’s Note</w:t>
        </w:r>
        <w:bookmarkEnd w:id="3454"/>
      </w:ins>
    </w:p>
    <w:p w:rsidR="000D3356" w:rsidRDefault="000D3356" w:rsidP="000D3356">
      <w:pPr>
        <w:pStyle w:val="Heading3"/>
        <w:rPr>
          <w:ins w:id="3456" w:author="AdminKK" w:date="2017-09-26T11:58:00Z"/>
        </w:rPr>
      </w:pPr>
      <w:ins w:id="3457" w:author="AdminKK" w:date="2017-09-26T11:58:00Z">
        <w:r>
          <w:t xml:space="preserve">3.2.1 </w:t>
        </w:r>
        <w:r w:rsidRPr="005B6CF6">
          <w:t>Flow of Screens</w:t>
        </w:r>
      </w:ins>
    </w:p>
    <w:p w:rsidR="00570B2E" w:rsidRDefault="000D3356">
      <w:pPr>
        <w:jc w:val="center"/>
        <w:rPr>
          <w:ins w:id="3458" w:author="AdminKK" w:date="2017-09-26T11:59:00Z"/>
        </w:rPr>
        <w:pPrChange w:id="3459" w:author="AdminKK" w:date="2017-09-26T11:59:00Z">
          <w:pPr>
            <w:spacing w:after="0" w:line="240" w:lineRule="auto"/>
          </w:pPr>
        </w:pPrChange>
      </w:pPr>
      <w:ins w:id="3460" w:author="AdminKK" w:date="2017-09-26T11:59:00Z">
        <w:r>
          <w:rPr>
            <w:noProof/>
          </w:rPr>
          <w:drawing>
            <wp:inline distT="0" distB="0" distL="0" distR="0" wp14:anchorId="0B8F1B73" wp14:editId="0C1CBBB6">
              <wp:extent cx="5091379" cy="2346604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7902" cy="23496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D3356" w:rsidRDefault="000D3356">
      <w:pPr>
        <w:rPr>
          <w:ins w:id="3461" w:author="AdminKK" w:date="2017-09-26T11:59:00Z"/>
        </w:rPr>
        <w:pPrChange w:id="3462" w:author="AdminKK" w:date="2017-09-26T11:48:00Z">
          <w:pPr>
            <w:spacing w:after="0" w:line="240" w:lineRule="auto"/>
          </w:pPr>
        </w:pPrChange>
      </w:pPr>
    </w:p>
    <w:p w:rsidR="000D3356" w:rsidRDefault="000D3356" w:rsidP="000D3356">
      <w:pPr>
        <w:pStyle w:val="Heading4"/>
        <w:rPr>
          <w:ins w:id="3463" w:author="AdminKK" w:date="2017-09-26T11:59:00Z"/>
        </w:rPr>
      </w:pPr>
      <w:ins w:id="3464" w:author="AdminKK" w:date="2017-09-26T11:59:00Z">
        <w:r>
          <w:t xml:space="preserve">Dialog </w:t>
        </w:r>
        <w:r>
          <w:rPr>
            <w:rFonts w:hint="cs"/>
            <w:cs/>
          </w:rPr>
          <w:t>เพิ่ม/แก้ไข</w:t>
        </w:r>
        <w:r>
          <w:t xml:space="preserve"> Customer’s Note</w:t>
        </w:r>
      </w:ins>
    </w:p>
    <w:p w:rsidR="000D3356" w:rsidRDefault="000D3356">
      <w:pPr>
        <w:jc w:val="center"/>
        <w:rPr>
          <w:ins w:id="3465" w:author="AdminKK" w:date="2017-09-26T11:59:00Z"/>
        </w:rPr>
        <w:pPrChange w:id="3466" w:author="AdminKK" w:date="2017-09-26T11:59:00Z">
          <w:pPr/>
        </w:pPrChange>
      </w:pPr>
      <w:ins w:id="3467" w:author="AdminKK" w:date="2017-09-26T11:59:00Z">
        <w:r>
          <w:rPr>
            <w:noProof/>
          </w:rPr>
          <w:drawing>
            <wp:inline distT="0" distB="0" distL="0" distR="0" wp14:anchorId="70F31709" wp14:editId="38C7A2F0">
              <wp:extent cx="4331382" cy="2209190"/>
              <wp:effectExtent l="19050" t="19050" r="0" b="63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5668" cy="22113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0D3356" w:rsidRDefault="000D3356">
      <w:pPr>
        <w:rPr>
          <w:ins w:id="3468" w:author="AdminKK" w:date="2017-09-26T11:49:00Z"/>
        </w:rPr>
        <w:pPrChange w:id="3469" w:author="AdminKK" w:date="2017-09-26T11:48:00Z">
          <w:pPr>
            <w:spacing w:after="0" w:line="240" w:lineRule="auto"/>
          </w:pPr>
        </w:pPrChange>
      </w:pPr>
    </w:p>
    <w:p w:rsidR="00135554" w:rsidRDefault="00135554">
      <w:pPr>
        <w:rPr>
          <w:ins w:id="3470" w:author="AdminKK" w:date="2017-09-26T13:35:00Z"/>
        </w:rPr>
      </w:pPr>
      <w:ins w:id="3471" w:author="AdminKK" w:date="2017-09-26T13:35:00Z">
        <w:r>
          <w:br w:type="page"/>
        </w:r>
      </w:ins>
    </w:p>
    <w:p w:rsidR="00135554" w:rsidRDefault="00135554" w:rsidP="00135554">
      <w:pPr>
        <w:pStyle w:val="Heading3"/>
        <w:rPr>
          <w:ins w:id="3472" w:author="AdminKK" w:date="2017-09-26T13:35:00Z"/>
        </w:rPr>
      </w:pPr>
      <w:ins w:id="3473" w:author="AdminKK" w:date="2017-09-26T13:35:00Z">
        <w:r>
          <w:lastRenderedPageBreak/>
          <w:t xml:space="preserve">3.2.2 </w:t>
        </w:r>
        <w:r w:rsidRPr="005B6CF6">
          <w:t>Screens</w:t>
        </w:r>
        <w:r>
          <w:t xml:space="preserve"> Design</w:t>
        </w:r>
      </w:ins>
    </w:p>
    <w:p w:rsidR="009533E3" w:rsidRDefault="009533E3" w:rsidP="009533E3">
      <w:pPr>
        <w:pStyle w:val="Heading4"/>
        <w:rPr>
          <w:ins w:id="3474" w:author="AdminKK" w:date="2017-09-26T13:40:00Z"/>
        </w:rPr>
      </w:pPr>
      <w:ins w:id="3475" w:author="AdminKK" w:date="2017-09-26T13:40:00Z">
        <w:r>
          <w:t>Section Customer’s Note</w:t>
        </w:r>
      </w:ins>
    </w:p>
    <w:p w:rsidR="00570B2E" w:rsidRDefault="009533E3">
      <w:pPr>
        <w:rPr>
          <w:ins w:id="3476" w:author="AdminKK" w:date="2017-09-26T13:49:00Z"/>
        </w:rPr>
        <w:pPrChange w:id="3477" w:author="AdminKK" w:date="2017-09-26T11:48:00Z">
          <w:pPr>
            <w:spacing w:after="0" w:line="240" w:lineRule="auto"/>
          </w:pPr>
        </w:pPrChange>
      </w:pPr>
      <w:ins w:id="3478" w:author="AdminKK" w:date="2017-09-26T13:49:00Z">
        <w:r>
          <w:tab/>
        </w:r>
        <w:r>
          <w:rPr>
            <w:rFonts w:hint="cs"/>
            <w:cs/>
          </w:rPr>
          <w:t xml:space="preserve">แสดงรายเอียดของ </w:t>
        </w:r>
        <w:r>
          <w:t xml:space="preserve">Customer </w:t>
        </w:r>
        <w:r>
          <w:rPr>
            <w:rFonts w:hint="cs"/>
            <w:cs/>
          </w:rPr>
          <w:t xml:space="preserve">ตามรายละเอียดในข้อ 2.1.1 </w:t>
        </w:r>
        <w:r>
          <w:t xml:space="preserve">Flow of Screens Section Customer Profile Information </w:t>
        </w:r>
        <w:r>
          <w:rPr>
            <w:rFonts w:hint="cs"/>
            <w:cs/>
          </w:rPr>
          <w:t>หน้าที่ 31</w:t>
        </w:r>
      </w:ins>
    </w:p>
    <w:p w:rsidR="009533E3" w:rsidRDefault="009533E3">
      <w:pPr>
        <w:rPr>
          <w:ins w:id="3479" w:author="AdminKK" w:date="2017-09-26T13:49:00Z"/>
        </w:rPr>
        <w:pPrChange w:id="3480" w:author="AdminKK" w:date="2017-09-26T11:48:00Z">
          <w:pPr>
            <w:spacing w:after="0" w:line="240" w:lineRule="auto"/>
          </w:pPr>
        </w:pPrChange>
      </w:pPr>
    </w:p>
    <w:p w:rsidR="009533E3" w:rsidRDefault="009533E3" w:rsidP="009533E3">
      <w:pPr>
        <w:pStyle w:val="Heading4"/>
        <w:rPr>
          <w:ins w:id="3481" w:author="AdminKK" w:date="2017-09-26T13:50:00Z"/>
        </w:rPr>
      </w:pPr>
      <w:ins w:id="3482" w:author="AdminKK" w:date="2017-09-26T13:50:00Z">
        <w:r>
          <w:t>Section Note List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59"/>
        <w:gridCol w:w="2237"/>
        <w:gridCol w:w="3687"/>
        <w:gridCol w:w="3193"/>
      </w:tblGrid>
      <w:tr w:rsidR="00633096" w:rsidRPr="00633096" w:rsidTr="005C5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483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shd w:val="clear" w:color="auto" w:fill="D9D9D9" w:themeFill="background1" w:themeFillShade="D9"/>
          </w:tcPr>
          <w:p w:rsidR="00633096" w:rsidRPr="00633096" w:rsidRDefault="00633096" w:rsidP="005C5F9A">
            <w:pPr>
              <w:pStyle w:val="TableHeader"/>
              <w:rPr>
                <w:ins w:id="3484" w:author="AdminKK" w:date="2017-09-26T13:53:00Z"/>
                <w:sz w:val="16"/>
                <w:szCs w:val="16"/>
                <w:rPrChange w:id="3485" w:author="AdminKK" w:date="2017-09-26T13:54:00Z">
                  <w:rPr>
                    <w:ins w:id="3486" w:author="AdminKK" w:date="2017-09-26T13:53:00Z"/>
                  </w:rPr>
                </w:rPrChange>
              </w:rPr>
            </w:pPr>
            <w:ins w:id="3487" w:author="AdminKK" w:date="2017-09-26T13:53:00Z">
              <w:r w:rsidRPr="00633096">
                <w:rPr>
                  <w:sz w:val="16"/>
                  <w:szCs w:val="16"/>
                  <w:rPrChange w:id="3488" w:author="AdminKK" w:date="2017-09-26T13:54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#</w:t>
              </w:r>
            </w:ins>
          </w:p>
        </w:tc>
        <w:tc>
          <w:tcPr>
            <w:tcW w:w="1168" w:type="pct"/>
            <w:shd w:val="clear" w:color="auto" w:fill="D9D9D9" w:themeFill="background1" w:themeFillShade="D9"/>
          </w:tcPr>
          <w:p w:rsidR="00633096" w:rsidRP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89" w:author="AdminKK" w:date="2017-09-26T13:53:00Z"/>
                <w:sz w:val="16"/>
                <w:szCs w:val="16"/>
                <w:rPrChange w:id="3490" w:author="AdminKK" w:date="2017-09-26T13:54:00Z">
                  <w:rPr>
                    <w:ins w:id="3491" w:author="AdminKK" w:date="2017-09-26T13:53:00Z"/>
                  </w:rPr>
                </w:rPrChange>
              </w:rPr>
            </w:pPr>
            <w:ins w:id="3492" w:author="AdminKK" w:date="2017-09-26T13:53:00Z">
              <w:r w:rsidRPr="00633096">
                <w:rPr>
                  <w:sz w:val="16"/>
                  <w:szCs w:val="16"/>
                  <w:rPrChange w:id="3493" w:author="AdminKK" w:date="2017-09-26T13:54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Field Name</w:t>
              </w:r>
            </w:ins>
          </w:p>
        </w:tc>
        <w:tc>
          <w:tcPr>
            <w:tcW w:w="1925" w:type="pct"/>
            <w:shd w:val="clear" w:color="auto" w:fill="D9D9D9" w:themeFill="background1" w:themeFillShade="D9"/>
          </w:tcPr>
          <w:p w:rsidR="00633096" w:rsidRP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94" w:author="AdminKK" w:date="2017-09-26T13:53:00Z"/>
                <w:sz w:val="16"/>
                <w:szCs w:val="16"/>
                <w:rPrChange w:id="3495" w:author="AdminKK" w:date="2017-09-26T13:54:00Z">
                  <w:rPr>
                    <w:ins w:id="3496" w:author="AdminKK" w:date="2017-09-26T13:53:00Z"/>
                  </w:rPr>
                </w:rPrChange>
              </w:rPr>
            </w:pPr>
            <w:ins w:id="3497" w:author="AdminKK" w:date="2017-09-26T13:53:00Z">
              <w:r w:rsidRPr="00633096">
                <w:rPr>
                  <w:sz w:val="16"/>
                  <w:szCs w:val="16"/>
                  <w:rPrChange w:id="3498" w:author="AdminKK" w:date="2017-09-26T13:54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Mapping to Database</w:t>
              </w:r>
            </w:ins>
          </w:p>
        </w:tc>
        <w:tc>
          <w:tcPr>
            <w:tcW w:w="1667" w:type="pct"/>
            <w:shd w:val="clear" w:color="auto" w:fill="D9D9D9" w:themeFill="background1" w:themeFillShade="D9"/>
          </w:tcPr>
          <w:p w:rsidR="00633096" w:rsidRP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99" w:author="AdminKK" w:date="2017-09-26T13:53:00Z"/>
                <w:sz w:val="16"/>
                <w:szCs w:val="16"/>
                <w:rPrChange w:id="3500" w:author="AdminKK" w:date="2017-09-26T13:54:00Z">
                  <w:rPr>
                    <w:ins w:id="3501" w:author="AdminKK" w:date="2017-09-26T13:53:00Z"/>
                  </w:rPr>
                </w:rPrChange>
              </w:rPr>
            </w:pPr>
            <w:ins w:id="3502" w:author="AdminKK" w:date="2017-09-26T13:53:00Z">
              <w:r w:rsidRPr="00633096">
                <w:rPr>
                  <w:sz w:val="16"/>
                  <w:szCs w:val="16"/>
                  <w:rPrChange w:id="3503" w:author="AdminKK" w:date="2017-09-26T13:54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504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rPr>
                <w:ins w:id="3505" w:author="AdminKK" w:date="2017-09-26T13:53:00Z"/>
                <w:sz w:val="16"/>
                <w:szCs w:val="16"/>
                <w:rPrChange w:id="3506" w:author="AdminKK" w:date="2017-09-26T13:54:00Z">
                  <w:rPr>
                    <w:ins w:id="3507" w:author="AdminKK" w:date="2017-09-26T13:53:00Z"/>
                  </w:rPr>
                </w:rPrChange>
              </w:rPr>
            </w:pPr>
            <w:ins w:id="3508" w:author="AdminKK" w:date="2017-09-26T13:53:00Z">
              <w:r w:rsidRPr="00633096">
                <w:rPr>
                  <w:sz w:val="16"/>
                  <w:szCs w:val="16"/>
                  <w:rPrChange w:id="3509" w:author="AdminKK" w:date="2017-09-26T13:54:00Z">
                    <w:rPr/>
                  </w:rPrChange>
                </w:rPr>
                <w:t>1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10" w:author="AdminKK" w:date="2017-09-26T13:53:00Z"/>
                <w:sz w:val="16"/>
                <w:szCs w:val="16"/>
                <w:rPrChange w:id="3511" w:author="AdminKK" w:date="2017-09-26T13:54:00Z">
                  <w:rPr>
                    <w:ins w:id="3512" w:author="AdminKK" w:date="2017-09-26T13:53:00Z"/>
                  </w:rPr>
                </w:rPrChange>
              </w:rPr>
            </w:pPr>
            <w:ins w:id="3513" w:author="AdminKK" w:date="2017-09-26T13:53:00Z">
              <w:r w:rsidRPr="00633096">
                <w:rPr>
                  <w:sz w:val="16"/>
                  <w:szCs w:val="16"/>
                  <w:rPrChange w:id="3514" w:author="AdminKK" w:date="2017-09-26T13:54:00Z">
                    <w:rPr/>
                  </w:rPrChange>
                </w:rPr>
                <w:t>Action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15" w:author="AdminKK" w:date="2017-09-26T13:53:00Z"/>
                <w:sz w:val="16"/>
                <w:szCs w:val="16"/>
                <w:rPrChange w:id="3516" w:author="AdminKK" w:date="2017-09-26T13:54:00Z">
                  <w:rPr>
                    <w:ins w:id="3517" w:author="AdminKK" w:date="2017-09-26T13:53:00Z"/>
                  </w:rPr>
                </w:rPrChange>
              </w:rPr>
            </w:pPr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18" w:author="AdminKK" w:date="2017-09-26T13:53:00Z"/>
                <w:sz w:val="16"/>
                <w:szCs w:val="16"/>
                <w:rPrChange w:id="3519" w:author="AdminKK" w:date="2017-09-26T13:54:00Z">
                  <w:rPr>
                    <w:ins w:id="3520" w:author="AdminKK" w:date="2017-09-26T13:53:00Z"/>
                  </w:rPr>
                </w:rPrChange>
              </w:rPr>
            </w:pPr>
            <w:ins w:id="3521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22" w:author="AdminKK" w:date="2017-09-26T13:54:00Z">
                    <w:rPr>
                      <w:rFonts w:hint="eastAsia"/>
                      <w:cs/>
                    </w:rPr>
                  </w:rPrChange>
                </w:rPr>
                <w:t>ประกอบด้วย</w:t>
              </w:r>
            </w:ins>
          </w:p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23" w:author="AdminKK" w:date="2017-09-26T13:53:00Z"/>
                <w:sz w:val="16"/>
                <w:szCs w:val="16"/>
                <w:rPrChange w:id="3524" w:author="AdminKK" w:date="2017-09-26T13:54:00Z">
                  <w:rPr>
                    <w:ins w:id="3525" w:author="AdminKK" w:date="2017-09-26T13:53:00Z"/>
                  </w:rPr>
                </w:rPrChange>
              </w:rPr>
            </w:pPr>
            <w:ins w:id="3526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27" w:author="AdminKK" w:date="2017-09-26T13:54:00Z">
                    <w:rPr>
                      <w:rFonts w:hint="eastAsia"/>
                      <w:cs/>
                    </w:rPr>
                  </w:rPrChange>
                </w:rPr>
                <w:t>ปุ่มแก้ไข</w:t>
              </w:r>
            </w:ins>
          </w:p>
        </w:tc>
      </w:tr>
      <w:tr w:rsidR="00633096" w:rsidRPr="00633096" w:rsidTr="005C5F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528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rPr>
                <w:ins w:id="3529" w:author="AdminKK" w:date="2017-09-26T13:53:00Z"/>
                <w:sz w:val="16"/>
                <w:szCs w:val="16"/>
                <w:rPrChange w:id="3530" w:author="AdminKK" w:date="2017-09-26T13:54:00Z">
                  <w:rPr>
                    <w:ins w:id="3531" w:author="AdminKK" w:date="2017-09-26T13:53:00Z"/>
                  </w:rPr>
                </w:rPrChange>
              </w:rPr>
            </w:pPr>
            <w:ins w:id="3532" w:author="AdminKK" w:date="2017-09-26T13:53:00Z">
              <w:r w:rsidRPr="00633096">
                <w:rPr>
                  <w:sz w:val="16"/>
                  <w:szCs w:val="16"/>
                  <w:cs/>
                  <w:rPrChange w:id="3533" w:author="AdminKK" w:date="2017-09-26T13:54:00Z">
                    <w:rPr>
                      <w:cs/>
                    </w:rPr>
                  </w:rPrChange>
                </w:rPr>
                <w:t>2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34" w:author="AdminKK" w:date="2017-09-26T13:53:00Z"/>
                <w:sz w:val="16"/>
                <w:szCs w:val="16"/>
                <w:cs/>
                <w:rPrChange w:id="3535" w:author="AdminKK" w:date="2017-09-26T13:54:00Z">
                  <w:rPr>
                    <w:ins w:id="3536" w:author="AdminKK" w:date="2017-09-26T13:53:00Z"/>
                    <w:cs/>
                  </w:rPr>
                </w:rPrChange>
              </w:rPr>
            </w:pPr>
            <w:ins w:id="3537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38" w:author="AdminKK" w:date="2017-09-26T13:54:00Z">
                    <w:rPr>
                      <w:rFonts w:hint="eastAsia"/>
                      <w:cs/>
                    </w:rPr>
                  </w:rPrChange>
                </w:rPr>
                <w:t>รายละเอียด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39" w:author="AdminKK" w:date="2017-09-26T13:53:00Z"/>
                <w:sz w:val="16"/>
                <w:szCs w:val="16"/>
                <w:rPrChange w:id="3540" w:author="AdminKK" w:date="2017-09-26T13:54:00Z">
                  <w:rPr>
                    <w:ins w:id="3541" w:author="AdminKK" w:date="2017-09-26T13:53:00Z"/>
                  </w:rPr>
                </w:rPrChange>
              </w:rPr>
            </w:pPr>
            <w:ins w:id="3542" w:author="AdminKK" w:date="2017-09-26T13:53:00Z">
              <w:r w:rsidRPr="00633096">
                <w:rPr>
                  <w:sz w:val="16"/>
                  <w:szCs w:val="16"/>
                  <w:rPrChange w:id="3543" w:author="AdminKK" w:date="2017-09-26T13:54:00Z">
                    <w:rPr/>
                  </w:rPrChange>
                </w:rPr>
                <w:t>TB_M_NOTE.DETAIL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44" w:author="AdminKK" w:date="2017-09-26T13:53:00Z"/>
                <w:sz w:val="16"/>
                <w:szCs w:val="16"/>
                <w:cs/>
                <w:rPrChange w:id="3545" w:author="AdminKK" w:date="2017-09-26T13:54:00Z">
                  <w:rPr>
                    <w:ins w:id="3546" w:author="AdminKK" w:date="2017-09-26T13:53:00Z"/>
                    <w:cs/>
                  </w:rPr>
                </w:rPrChange>
              </w:rPr>
            </w:pPr>
            <w:ins w:id="3547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48" w:author="AdminKK" w:date="2017-09-26T13:54:00Z">
                    <w:rPr>
                      <w:rFonts w:hint="eastAsia"/>
                      <w:cs/>
                    </w:rPr>
                  </w:rPrChange>
                </w:rPr>
                <w:t>แสดงข้อมูล</w:t>
              </w:r>
              <w:r w:rsidRPr="00633096">
                <w:rPr>
                  <w:sz w:val="16"/>
                  <w:szCs w:val="16"/>
                  <w:cs/>
                  <w:rPrChange w:id="3549" w:author="AdminKK" w:date="2017-09-26T13:54:00Z">
                    <w:rPr>
                      <w:cs/>
                    </w:rPr>
                  </w:rPrChange>
                </w:rPr>
                <w:t xml:space="preserve"> </w:t>
              </w:r>
              <w:r w:rsidRPr="00633096">
                <w:rPr>
                  <w:rFonts w:hint="eastAsia"/>
                  <w:sz w:val="16"/>
                  <w:szCs w:val="16"/>
                  <w:cs/>
                  <w:rPrChange w:id="3550" w:author="AdminKK" w:date="2017-09-26T13:54:00Z">
                    <w:rPr>
                      <w:rFonts w:hint="eastAsia"/>
                      <w:cs/>
                    </w:rPr>
                  </w:rPrChange>
                </w:rPr>
                <w:t>รายละเอียด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551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rPr>
                <w:ins w:id="3552" w:author="AdminKK" w:date="2017-09-26T13:53:00Z"/>
                <w:sz w:val="16"/>
                <w:szCs w:val="16"/>
                <w:rPrChange w:id="3553" w:author="AdminKK" w:date="2017-09-26T13:54:00Z">
                  <w:rPr>
                    <w:ins w:id="3554" w:author="AdminKK" w:date="2017-09-26T13:53:00Z"/>
                  </w:rPr>
                </w:rPrChange>
              </w:rPr>
            </w:pPr>
            <w:ins w:id="3555" w:author="AdminKK" w:date="2017-09-26T13:53:00Z">
              <w:r w:rsidRPr="00633096">
                <w:rPr>
                  <w:sz w:val="16"/>
                  <w:szCs w:val="16"/>
                  <w:cs/>
                  <w:rPrChange w:id="3556" w:author="AdminKK" w:date="2017-09-26T13:54:00Z">
                    <w:rPr>
                      <w:cs/>
                    </w:rPr>
                  </w:rPrChange>
                </w:rPr>
                <w:t>3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57" w:author="AdminKK" w:date="2017-09-26T13:53:00Z"/>
                <w:sz w:val="16"/>
                <w:szCs w:val="16"/>
                <w:cs/>
                <w:rPrChange w:id="3558" w:author="AdminKK" w:date="2017-09-26T13:54:00Z">
                  <w:rPr>
                    <w:ins w:id="3559" w:author="AdminKK" w:date="2017-09-26T13:53:00Z"/>
                    <w:cs/>
                  </w:rPr>
                </w:rPrChange>
              </w:rPr>
            </w:pPr>
            <w:ins w:id="3560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61" w:author="AdminKK" w:date="2017-09-26T13:54:00Z">
                    <w:rPr>
                      <w:rFonts w:hint="eastAsia"/>
                      <w:cs/>
                    </w:rPr>
                  </w:rPrChange>
                </w:rPr>
                <w:t>วันหมดอายุ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62" w:author="AdminKK" w:date="2017-09-26T13:53:00Z"/>
                <w:sz w:val="16"/>
                <w:szCs w:val="16"/>
                <w:rPrChange w:id="3563" w:author="AdminKK" w:date="2017-09-26T13:54:00Z">
                  <w:rPr>
                    <w:ins w:id="3564" w:author="AdminKK" w:date="2017-09-26T13:53:00Z"/>
                  </w:rPr>
                </w:rPrChange>
              </w:rPr>
            </w:pPr>
            <w:ins w:id="3565" w:author="AdminKK" w:date="2017-09-26T13:53:00Z">
              <w:r w:rsidRPr="00633096">
                <w:rPr>
                  <w:sz w:val="16"/>
                  <w:szCs w:val="16"/>
                  <w:rPrChange w:id="3566" w:author="AdminKK" w:date="2017-09-26T13:54:00Z">
                    <w:rPr/>
                  </w:rPrChange>
                </w:rPr>
                <w:t>TB_M_NOTE.EXPIRY_DATE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567" w:author="AdminKK" w:date="2017-09-26T13:53:00Z"/>
                <w:sz w:val="16"/>
                <w:szCs w:val="16"/>
                <w:cs/>
                <w:rPrChange w:id="3568" w:author="AdminKK" w:date="2017-09-26T13:54:00Z">
                  <w:rPr>
                    <w:ins w:id="3569" w:author="AdminKK" w:date="2017-09-26T13:53:00Z"/>
                    <w:cs/>
                  </w:rPr>
                </w:rPrChange>
              </w:rPr>
            </w:pPr>
            <w:ins w:id="3570" w:author="AdminKK" w:date="2017-09-26T13:53:00Z">
              <w:r w:rsidRPr="00633096">
                <w:rPr>
                  <w:sz w:val="16"/>
                  <w:szCs w:val="16"/>
                  <w:cs/>
                  <w:rPrChange w:id="3571" w:author="AdminKK" w:date="2017-09-26T13:54:00Z">
                    <w:rPr>
                      <w:cs/>
                    </w:rPr>
                  </w:rPrChange>
                </w:rPr>
                <w:t xml:space="preserve">แสดงข้อมูลในรูปแบบ </w:t>
              </w:r>
              <w:r w:rsidRPr="00633096">
                <w:rPr>
                  <w:sz w:val="16"/>
                  <w:szCs w:val="16"/>
                  <w:rPrChange w:id="3572" w:author="AdminKK" w:date="2017-09-26T13:54:00Z">
                    <w:rPr/>
                  </w:rPrChange>
                </w:rPr>
                <w:t>dd/mm/yyyy HH:mm:ss</w:t>
              </w:r>
            </w:ins>
          </w:p>
        </w:tc>
      </w:tr>
      <w:tr w:rsidR="00633096" w:rsidRPr="00633096" w:rsidTr="005C5F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573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rPr>
                <w:ins w:id="3574" w:author="AdminKK" w:date="2017-09-26T13:53:00Z"/>
                <w:sz w:val="16"/>
                <w:szCs w:val="16"/>
                <w:cs/>
                <w:rPrChange w:id="3575" w:author="AdminKK" w:date="2017-09-26T13:54:00Z">
                  <w:rPr>
                    <w:ins w:id="3576" w:author="AdminKK" w:date="2017-09-26T13:53:00Z"/>
                    <w:cs/>
                  </w:rPr>
                </w:rPrChange>
              </w:rPr>
            </w:pPr>
            <w:ins w:id="3577" w:author="AdminKK" w:date="2017-09-26T13:53:00Z">
              <w:r w:rsidRPr="00633096">
                <w:rPr>
                  <w:sz w:val="16"/>
                  <w:szCs w:val="16"/>
                  <w:cs/>
                  <w:rPrChange w:id="3578" w:author="AdminKK" w:date="2017-09-26T13:54:00Z">
                    <w:rPr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79" w:author="AdminKK" w:date="2017-09-26T13:53:00Z"/>
                <w:sz w:val="16"/>
                <w:szCs w:val="16"/>
                <w:cs/>
                <w:rPrChange w:id="3580" w:author="AdminKK" w:date="2017-09-26T13:54:00Z">
                  <w:rPr>
                    <w:ins w:id="3581" w:author="AdminKK" w:date="2017-09-26T13:53:00Z"/>
                    <w:cs/>
                  </w:rPr>
                </w:rPrChange>
              </w:rPr>
            </w:pPr>
            <w:ins w:id="3582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583" w:author="AdminKK" w:date="2017-09-26T13:54:00Z">
                    <w:rPr>
                      <w:rFonts w:hint="eastAsia"/>
                      <w:cs/>
                    </w:rPr>
                  </w:rPrChange>
                </w:rPr>
                <w:t>แก้ไขโดย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84" w:author="AdminKK" w:date="2017-09-26T13:53:00Z"/>
                <w:sz w:val="16"/>
                <w:szCs w:val="16"/>
                <w:rPrChange w:id="3585" w:author="AdminKK" w:date="2017-09-26T13:54:00Z">
                  <w:rPr>
                    <w:ins w:id="3586" w:author="AdminKK" w:date="2017-09-26T13:53:00Z"/>
                  </w:rPr>
                </w:rPrChange>
              </w:rPr>
            </w:pPr>
            <w:ins w:id="3587" w:author="AdminKK" w:date="2017-09-26T13:53:00Z">
              <w:r w:rsidRPr="00633096">
                <w:rPr>
                  <w:sz w:val="16"/>
                  <w:szCs w:val="16"/>
                  <w:rPrChange w:id="3588" w:author="AdminKK" w:date="2017-09-26T13:54:00Z">
                    <w:rPr/>
                  </w:rPrChange>
                </w:rPr>
                <w:t>TB_M_NOTE.UPDATE_USER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589" w:author="AdminKK" w:date="2017-09-26T13:53:00Z"/>
                <w:sz w:val="16"/>
                <w:szCs w:val="16"/>
                <w:cs/>
                <w:rPrChange w:id="3590" w:author="AdminKK" w:date="2017-09-26T13:54:00Z">
                  <w:rPr>
                    <w:ins w:id="3591" w:author="AdminKK" w:date="2017-09-26T13:53:00Z"/>
                    <w:cs/>
                  </w:rPr>
                </w:rPrChange>
              </w:rPr>
            </w:pPr>
            <w:ins w:id="3592" w:author="AdminKK" w:date="2017-09-26T13:53:00Z">
              <w:r w:rsidRPr="00633096">
                <w:rPr>
                  <w:sz w:val="16"/>
                  <w:szCs w:val="16"/>
                  <w:cs/>
                  <w:rPrChange w:id="3593" w:author="AdminKK" w:date="2017-09-26T13:54:00Z">
                    <w:rPr>
                      <w:cs/>
                    </w:rPr>
                  </w:rPrChange>
                </w:rPr>
                <w:t>แสดงตำแหน่ง ตามด้วยชื่อและนามสกุล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594" w:author="AdminKK" w:date="2017-09-26T13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rPr>
                <w:ins w:id="3595" w:author="AdminKK" w:date="2017-09-26T13:53:00Z"/>
                <w:sz w:val="16"/>
                <w:szCs w:val="16"/>
                <w:cs/>
                <w:rPrChange w:id="3596" w:author="AdminKK" w:date="2017-09-26T13:54:00Z">
                  <w:rPr>
                    <w:ins w:id="3597" w:author="AdminKK" w:date="2017-09-26T13:53:00Z"/>
                    <w:cs/>
                  </w:rPr>
                </w:rPrChange>
              </w:rPr>
            </w:pPr>
            <w:ins w:id="3598" w:author="AdminKK" w:date="2017-09-26T13:53:00Z">
              <w:r w:rsidRPr="00633096">
                <w:rPr>
                  <w:sz w:val="16"/>
                  <w:szCs w:val="16"/>
                  <w:rPrChange w:id="3599" w:author="AdminKK" w:date="2017-09-26T13:54:00Z">
                    <w:rPr/>
                  </w:rPrChange>
                </w:rPr>
                <w:t>5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0" w:author="AdminKK" w:date="2017-09-26T13:53:00Z"/>
                <w:sz w:val="16"/>
                <w:szCs w:val="16"/>
                <w:cs/>
                <w:rPrChange w:id="3601" w:author="AdminKK" w:date="2017-09-26T13:54:00Z">
                  <w:rPr>
                    <w:ins w:id="3602" w:author="AdminKK" w:date="2017-09-26T13:53:00Z"/>
                    <w:cs/>
                  </w:rPr>
                </w:rPrChange>
              </w:rPr>
            </w:pPr>
            <w:ins w:id="3603" w:author="AdminKK" w:date="2017-09-26T13:53:00Z">
              <w:r w:rsidRPr="00633096">
                <w:rPr>
                  <w:rFonts w:hint="eastAsia"/>
                  <w:sz w:val="16"/>
                  <w:szCs w:val="16"/>
                  <w:cs/>
                  <w:rPrChange w:id="3604" w:author="AdminKK" w:date="2017-09-26T13:54:00Z">
                    <w:rPr>
                      <w:rFonts w:hint="eastAsia"/>
                      <w:cs/>
                    </w:rPr>
                  </w:rPrChange>
                </w:rPr>
                <w:t>วันที่แก้ไข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5" w:author="AdminKK" w:date="2017-09-26T13:53:00Z"/>
                <w:sz w:val="16"/>
                <w:szCs w:val="16"/>
                <w:rPrChange w:id="3606" w:author="AdminKK" w:date="2017-09-26T13:54:00Z">
                  <w:rPr>
                    <w:ins w:id="3607" w:author="AdminKK" w:date="2017-09-26T13:53:00Z"/>
                  </w:rPr>
                </w:rPrChange>
              </w:rPr>
            </w:pPr>
            <w:ins w:id="3608" w:author="AdminKK" w:date="2017-09-26T13:53:00Z">
              <w:r w:rsidRPr="00633096">
                <w:rPr>
                  <w:sz w:val="16"/>
                  <w:szCs w:val="16"/>
                  <w:rPrChange w:id="3609" w:author="AdminKK" w:date="2017-09-26T13:54:00Z">
                    <w:rPr/>
                  </w:rPrChange>
                </w:rPr>
                <w:t>TB_M_NOTE.UPDATE_DATE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10" w:author="AdminKK" w:date="2017-09-26T13:53:00Z"/>
                <w:sz w:val="16"/>
                <w:szCs w:val="16"/>
                <w:cs/>
                <w:rPrChange w:id="3611" w:author="AdminKK" w:date="2017-09-26T13:54:00Z">
                  <w:rPr>
                    <w:ins w:id="3612" w:author="AdminKK" w:date="2017-09-26T13:53:00Z"/>
                    <w:cs/>
                  </w:rPr>
                </w:rPrChange>
              </w:rPr>
            </w:pPr>
            <w:ins w:id="3613" w:author="AdminKK" w:date="2017-09-26T13:53:00Z">
              <w:r w:rsidRPr="00633096">
                <w:rPr>
                  <w:sz w:val="16"/>
                  <w:szCs w:val="16"/>
                  <w:cs/>
                  <w:rPrChange w:id="3614" w:author="AdminKK" w:date="2017-09-26T13:54:00Z">
                    <w:rPr>
                      <w:cs/>
                    </w:rPr>
                  </w:rPrChange>
                </w:rPr>
                <w:t xml:space="preserve">แสดงข้อมูลในรูปแบบ </w:t>
              </w:r>
              <w:r w:rsidRPr="00633096">
                <w:rPr>
                  <w:sz w:val="16"/>
                  <w:szCs w:val="16"/>
                  <w:rPrChange w:id="3615" w:author="AdminKK" w:date="2017-09-26T13:54:00Z">
                    <w:rPr/>
                  </w:rPrChange>
                </w:rPr>
                <w:t>dd/mm/yyyy HH:mm:ss</w:t>
              </w:r>
            </w:ins>
          </w:p>
        </w:tc>
      </w:tr>
    </w:tbl>
    <w:p w:rsidR="009533E3" w:rsidRPr="005C5F9A" w:rsidRDefault="009533E3">
      <w:pPr>
        <w:rPr>
          <w:ins w:id="3616" w:author="AdminKK" w:date="2017-09-26T13:50:00Z"/>
        </w:rPr>
        <w:pPrChange w:id="3617" w:author="AdminKK" w:date="2017-09-26T13:50:00Z">
          <w:pPr>
            <w:pStyle w:val="Heading4"/>
          </w:pPr>
        </w:pPrChange>
      </w:pPr>
    </w:p>
    <w:p w:rsidR="00633096" w:rsidRPr="00DF5ADD" w:rsidRDefault="00633096">
      <w:pPr>
        <w:pStyle w:val="Heading4"/>
        <w:rPr>
          <w:ins w:id="3618" w:author="AdminKK" w:date="2017-09-26T13:54:00Z"/>
        </w:rPr>
        <w:pPrChange w:id="3619" w:author="AdminKK" w:date="2017-09-26T13:55:00Z">
          <w:pPr>
            <w:pStyle w:val="Heading5"/>
          </w:pPr>
        </w:pPrChange>
      </w:pPr>
      <w:ins w:id="3620" w:author="AdminKK" w:date="2017-09-26T13:55:00Z">
        <w:r>
          <w:t xml:space="preserve">Dialog </w:t>
        </w:r>
        <w:r>
          <w:rPr>
            <w:rFonts w:hint="cs"/>
            <w:cs/>
          </w:rPr>
          <w:t>เพิ่ม/แก้ไข</w:t>
        </w:r>
        <w:r>
          <w:t xml:space="preserve"> Customer’s Note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59"/>
        <w:gridCol w:w="2237"/>
        <w:gridCol w:w="3687"/>
        <w:gridCol w:w="3193"/>
      </w:tblGrid>
      <w:tr w:rsidR="00633096" w:rsidTr="005C5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621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shd w:val="clear" w:color="auto" w:fill="D9D9D9" w:themeFill="background1" w:themeFillShade="D9"/>
          </w:tcPr>
          <w:p w:rsidR="00633096" w:rsidRDefault="00633096" w:rsidP="005C5F9A">
            <w:pPr>
              <w:pStyle w:val="TableHeader"/>
              <w:rPr>
                <w:ins w:id="3622" w:author="AdminKK" w:date="2017-09-26T13:54:00Z"/>
              </w:rPr>
            </w:pPr>
            <w:ins w:id="3623" w:author="AdminKK" w:date="2017-09-26T13:54:00Z">
              <w:r>
                <w:t>#</w:t>
              </w:r>
            </w:ins>
          </w:p>
        </w:tc>
        <w:tc>
          <w:tcPr>
            <w:tcW w:w="1168" w:type="pct"/>
            <w:shd w:val="clear" w:color="auto" w:fill="D9D9D9" w:themeFill="background1" w:themeFillShade="D9"/>
          </w:tcPr>
          <w:p w:rsid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24" w:author="AdminKK" w:date="2017-09-26T13:54:00Z"/>
              </w:rPr>
            </w:pPr>
            <w:ins w:id="3625" w:author="AdminKK" w:date="2017-09-26T13:54:00Z">
              <w:r>
                <w:t>Field Name</w:t>
              </w:r>
            </w:ins>
          </w:p>
        </w:tc>
        <w:tc>
          <w:tcPr>
            <w:tcW w:w="1925" w:type="pct"/>
            <w:shd w:val="clear" w:color="auto" w:fill="D9D9D9" w:themeFill="background1" w:themeFillShade="D9"/>
          </w:tcPr>
          <w:p w:rsid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26" w:author="AdminKK" w:date="2017-09-26T13:54:00Z"/>
              </w:rPr>
            </w:pPr>
            <w:ins w:id="3627" w:author="AdminKK" w:date="2017-09-26T13:54:00Z">
              <w:r>
                <w:t>Mapping to Database</w:t>
              </w:r>
            </w:ins>
          </w:p>
        </w:tc>
        <w:tc>
          <w:tcPr>
            <w:tcW w:w="1667" w:type="pct"/>
            <w:shd w:val="clear" w:color="auto" w:fill="D9D9D9" w:themeFill="background1" w:themeFillShade="D9"/>
          </w:tcPr>
          <w:p w:rsidR="00633096" w:rsidRDefault="00633096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28" w:author="AdminKK" w:date="2017-09-26T13:54:00Z"/>
              </w:rPr>
            </w:pPr>
            <w:ins w:id="3629" w:author="AdminKK" w:date="2017-09-26T13:54:00Z">
              <w:r>
                <w:t>Remark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630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631" w:author="AdminKK" w:date="2017-09-26T13:54:00Z"/>
                <w:sz w:val="16"/>
                <w:szCs w:val="16"/>
                <w:rPrChange w:id="3632" w:author="AdminKK" w:date="2017-09-26T13:55:00Z">
                  <w:rPr>
                    <w:ins w:id="3633" w:author="AdminKK" w:date="2017-09-26T13:54:00Z"/>
                  </w:rPr>
                </w:rPrChange>
              </w:rPr>
            </w:pPr>
            <w:ins w:id="3634" w:author="AdminKK" w:date="2017-09-26T13:54:00Z">
              <w:r w:rsidRPr="00633096">
                <w:rPr>
                  <w:sz w:val="16"/>
                  <w:szCs w:val="16"/>
                  <w:rPrChange w:id="363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1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36" w:author="AdminKK" w:date="2017-09-26T13:54:00Z"/>
                <w:sz w:val="16"/>
                <w:szCs w:val="16"/>
                <w:cs/>
                <w:rPrChange w:id="3637" w:author="AdminKK" w:date="2017-09-26T13:55:00Z">
                  <w:rPr>
                    <w:ins w:id="3638" w:author="AdminKK" w:date="2017-09-26T13:54:00Z"/>
                    <w:cs/>
                  </w:rPr>
                </w:rPrChange>
              </w:rPr>
            </w:pPr>
            <w:ins w:id="3639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640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วันที่มีผล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41" w:author="AdminKK" w:date="2017-09-26T13:54:00Z"/>
                <w:sz w:val="16"/>
                <w:szCs w:val="16"/>
                <w:rPrChange w:id="3642" w:author="AdminKK" w:date="2017-09-26T13:55:00Z">
                  <w:rPr>
                    <w:ins w:id="3643" w:author="AdminKK" w:date="2017-09-26T13:54:00Z"/>
                  </w:rPr>
                </w:rPrChange>
              </w:rPr>
            </w:pPr>
            <w:ins w:id="3644" w:author="AdminKK" w:date="2017-09-26T13:54:00Z">
              <w:r w:rsidRPr="00633096">
                <w:rPr>
                  <w:sz w:val="16"/>
                  <w:szCs w:val="16"/>
                  <w:rPrChange w:id="364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TB_M_NOTE.EFFECTIVE_DATE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46" w:author="AdminKK" w:date="2017-09-26T13:54:00Z"/>
                <w:sz w:val="16"/>
                <w:szCs w:val="16"/>
                <w:rPrChange w:id="3647" w:author="AdminKK" w:date="2017-09-26T13:55:00Z">
                  <w:rPr>
                    <w:ins w:id="3648" w:author="AdminKK" w:date="2017-09-26T13:54:00Z"/>
                  </w:rPr>
                </w:rPrChange>
              </w:rPr>
            </w:pPr>
            <w:ins w:id="3649" w:author="AdminKK" w:date="2017-09-26T13:54:00Z">
              <w:r w:rsidRPr="00633096">
                <w:rPr>
                  <w:sz w:val="16"/>
                  <w:szCs w:val="16"/>
                  <w:cs/>
                  <w:rPrChange w:id="3650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เป็น </w:t>
              </w:r>
              <w:r w:rsidRPr="00633096">
                <w:rPr>
                  <w:sz w:val="16"/>
                  <w:szCs w:val="16"/>
                  <w:rPrChange w:id="3651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required field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52" w:author="AdminKK" w:date="2017-09-26T13:54:00Z"/>
                <w:sz w:val="16"/>
                <w:szCs w:val="16"/>
                <w:rPrChange w:id="3653" w:author="AdminKK" w:date="2017-09-26T13:55:00Z">
                  <w:rPr>
                    <w:ins w:id="3654" w:author="AdminKK" w:date="2017-09-26T13:54:00Z"/>
                  </w:rPr>
                </w:rPrChange>
              </w:rPr>
            </w:pPr>
            <w:ins w:id="3655" w:author="AdminKK" w:date="2017-09-26T13:54:00Z">
              <w:r w:rsidRPr="00633096">
                <w:rPr>
                  <w:sz w:val="16"/>
                  <w:szCs w:val="16"/>
                  <w:rPrChange w:id="3656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“</w:t>
              </w:r>
              <w:r w:rsidRPr="00633096">
                <w:rPr>
                  <w:rFonts w:hint="cs"/>
                  <w:sz w:val="16"/>
                  <w:szCs w:val="16"/>
                  <w:cs/>
                  <w:rPrChange w:id="3657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วันที่มีผล</w:t>
              </w:r>
              <w:r w:rsidRPr="00633096">
                <w:rPr>
                  <w:sz w:val="16"/>
                  <w:szCs w:val="16"/>
                  <w:rPrChange w:id="3658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”</w:t>
              </w:r>
              <w:r w:rsidRPr="00633096">
                <w:rPr>
                  <w:sz w:val="16"/>
                  <w:szCs w:val="16"/>
                  <w:cs/>
                  <w:rPrChange w:id="3659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 ต้องน้อยกว่าหรือเท่ากับ </w:t>
              </w:r>
              <w:r w:rsidRPr="00633096">
                <w:rPr>
                  <w:sz w:val="16"/>
                  <w:szCs w:val="16"/>
                  <w:rPrChange w:id="3660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“</w:t>
              </w:r>
              <w:r w:rsidRPr="00633096">
                <w:rPr>
                  <w:rFonts w:hint="cs"/>
                  <w:sz w:val="16"/>
                  <w:szCs w:val="16"/>
                  <w:cs/>
                  <w:rPrChange w:id="3661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วันที่หมดอายุ</w:t>
              </w:r>
              <w:r w:rsidRPr="00633096">
                <w:rPr>
                  <w:sz w:val="16"/>
                  <w:szCs w:val="16"/>
                  <w:rPrChange w:id="3662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”</w:t>
              </w:r>
            </w:ins>
          </w:p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63" w:author="AdminKK" w:date="2017-09-26T13:54:00Z"/>
                <w:sz w:val="16"/>
                <w:szCs w:val="16"/>
                <w:cs/>
                <w:rPrChange w:id="3664" w:author="AdminKK" w:date="2017-09-26T13:55:00Z">
                  <w:rPr>
                    <w:ins w:id="3665" w:author="AdminKK" w:date="2017-09-26T13:54:00Z"/>
                    <w:cs/>
                  </w:rPr>
                </w:rPrChange>
              </w:rPr>
            </w:pPr>
          </w:p>
        </w:tc>
      </w:tr>
      <w:tr w:rsidR="00633096" w:rsidRPr="00633096" w:rsidTr="005C5F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666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667" w:author="AdminKK" w:date="2017-09-26T13:54:00Z"/>
                <w:sz w:val="16"/>
                <w:szCs w:val="16"/>
                <w:rPrChange w:id="3668" w:author="AdminKK" w:date="2017-09-26T13:55:00Z">
                  <w:rPr>
                    <w:ins w:id="3669" w:author="AdminKK" w:date="2017-09-26T13:54:00Z"/>
                  </w:rPr>
                </w:rPrChange>
              </w:rPr>
            </w:pPr>
            <w:ins w:id="3670" w:author="AdminKK" w:date="2017-09-26T13:54:00Z">
              <w:r w:rsidRPr="00633096">
                <w:rPr>
                  <w:sz w:val="16"/>
                  <w:szCs w:val="16"/>
                  <w:cs/>
                  <w:rPrChange w:id="3671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2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672" w:author="AdminKK" w:date="2017-09-26T13:54:00Z"/>
                <w:sz w:val="16"/>
                <w:szCs w:val="16"/>
                <w:cs/>
                <w:rPrChange w:id="3673" w:author="AdminKK" w:date="2017-09-26T13:55:00Z">
                  <w:rPr>
                    <w:ins w:id="3674" w:author="AdminKK" w:date="2017-09-26T13:54:00Z"/>
                    <w:cs/>
                  </w:rPr>
                </w:rPrChange>
              </w:rPr>
            </w:pPr>
            <w:ins w:id="3675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676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วันที่หมดอายุ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677" w:author="AdminKK" w:date="2017-09-26T13:54:00Z"/>
                <w:sz w:val="16"/>
                <w:szCs w:val="16"/>
                <w:rPrChange w:id="3678" w:author="AdminKK" w:date="2017-09-26T13:55:00Z">
                  <w:rPr>
                    <w:ins w:id="3679" w:author="AdminKK" w:date="2017-09-26T13:54:00Z"/>
                  </w:rPr>
                </w:rPrChange>
              </w:rPr>
            </w:pPr>
            <w:ins w:id="3680" w:author="AdminKK" w:date="2017-09-26T13:54:00Z">
              <w:r w:rsidRPr="00633096">
                <w:rPr>
                  <w:sz w:val="16"/>
                  <w:szCs w:val="16"/>
                  <w:rPrChange w:id="3681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TB_M_NOTE.EXPIRY_DATE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682" w:author="AdminKK" w:date="2017-09-26T13:54:00Z"/>
                <w:sz w:val="16"/>
                <w:szCs w:val="16"/>
                <w:rPrChange w:id="3683" w:author="AdminKK" w:date="2017-09-26T13:55:00Z">
                  <w:rPr>
                    <w:ins w:id="3684" w:author="AdminKK" w:date="2017-09-26T13:54:00Z"/>
                  </w:rPr>
                </w:rPrChange>
              </w:rPr>
            </w:pPr>
            <w:ins w:id="3685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686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เป็น</w:t>
              </w:r>
              <w:r w:rsidRPr="00633096">
                <w:rPr>
                  <w:sz w:val="16"/>
                  <w:szCs w:val="16"/>
                  <w:cs/>
                  <w:rPrChange w:id="3687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 </w:t>
              </w:r>
              <w:r w:rsidRPr="00633096">
                <w:rPr>
                  <w:sz w:val="16"/>
                  <w:szCs w:val="16"/>
                  <w:rPrChange w:id="3688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required field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689" w:author="AdminKK" w:date="2017-09-26T13:54:00Z"/>
                <w:sz w:val="16"/>
                <w:szCs w:val="16"/>
                <w:rPrChange w:id="3690" w:author="AdminKK" w:date="2017-09-26T13:55:00Z">
                  <w:rPr>
                    <w:ins w:id="3691" w:author="AdminKK" w:date="2017-09-26T13:54:00Z"/>
                  </w:rPr>
                </w:rPrChange>
              </w:rPr>
            </w:pPr>
            <w:ins w:id="3692" w:author="AdminKK" w:date="2017-09-26T13:54:00Z">
              <w:r w:rsidRPr="00633096">
                <w:rPr>
                  <w:sz w:val="16"/>
                  <w:szCs w:val="16"/>
                  <w:rPrChange w:id="3693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“</w:t>
              </w:r>
              <w:r w:rsidRPr="00633096">
                <w:rPr>
                  <w:rFonts w:hint="cs"/>
                  <w:sz w:val="16"/>
                  <w:szCs w:val="16"/>
                  <w:cs/>
                  <w:rPrChange w:id="3694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วันที่หมดอายุ</w:t>
              </w:r>
              <w:r w:rsidRPr="00633096">
                <w:rPr>
                  <w:sz w:val="16"/>
                  <w:szCs w:val="16"/>
                  <w:rPrChange w:id="369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”</w:t>
              </w:r>
              <w:r w:rsidRPr="00633096">
                <w:rPr>
                  <w:sz w:val="16"/>
                  <w:szCs w:val="16"/>
                  <w:cs/>
                  <w:rPrChange w:id="3696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 ต้องมากกว่าหรือเท่ากับ </w:t>
              </w:r>
              <w:r w:rsidRPr="00633096">
                <w:rPr>
                  <w:sz w:val="16"/>
                  <w:szCs w:val="16"/>
                  <w:rPrChange w:id="3697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“</w:t>
              </w:r>
              <w:r w:rsidRPr="00633096">
                <w:rPr>
                  <w:rFonts w:hint="cs"/>
                  <w:sz w:val="16"/>
                  <w:szCs w:val="16"/>
                  <w:cs/>
                  <w:rPrChange w:id="3698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วันที่มีผล</w:t>
              </w:r>
              <w:r w:rsidRPr="00633096">
                <w:rPr>
                  <w:sz w:val="16"/>
                  <w:szCs w:val="16"/>
                  <w:rPrChange w:id="3699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”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700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701" w:author="AdminKK" w:date="2017-09-26T13:54:00Z"/>
                <w:sz w:val="16"/>
                <w:szCs w:val="16"/>
                <w:rPrChange w:id="3702" w:author="AdminKK" w:date="2017-09-26T13:55:00Z">
                  <w:rPr>
                    <w:ins w:id="3703" w:author="AdminKK" w:date="2017-09-26T13:54:00Z"/>
                  </w:rPr>
                </w:rPrChange>
              </w:rPr>
            </w:pPr>
            <w:ins w:id="3704" w:author="AdminKK" w:date="2017-09-26T13:54:00Z">
              <w:r w:rsidRPr="00633096">
                <w:rPr>
                  <w:sz w:val="16"/>
                  <w:szCs w:val="16"/>
                  <w:cs/>
                  <w:rPrChange w:id="3705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3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06" w:author="AdminKK" w:date="2017-09-26T13:54:00Z"/>
                <w:sz w:val="16"/>
                <w:szCs w:val="16"/>
                <w:cs/>
                <w:rPrChange w:id="3707" w:author="AdminKK" w:date="2017-09-26T13:55:00Z">
                  <w:rPr>
                    <w:ins w:id="3708" w:author="AdminKK" w:date="2017-09-26T13:54:00Z"/>
                    <w:cs/>
                  </w:rPr>
                </w:rPrChange>
              </w:rPr>
            </w:pPr>
            <w:ins w:id="3709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10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รายละเอียด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11" w:author="AdminKK" w:date="2017-09-26T13:54:00Z"/>
                <w:sz w:val="16"/>
                <w:szCs w:val="16"/>
                <w:rPrChange w:id="3712" w:author="AdminKK" w:date="2017-09-26T13:55:00Z">
                  <w:rPr>
                    <w:ins w:id="3713" w:author="AdminKK" w:date="2017-09-26T13:54:00Z"/>
                  </w:rPr>
                </w:rPrChange>
              </w:rPr>
            </w:pPr>
            <w:ins w:id="3714" w:author="AdminKK" w:date="2017-09-26T13:54:00Z">
              <w:r w:rsidRPr="00633096">
                <w:rPr>
                  <w:sz w:val="16"/>
                  <w:szCs w:val="16"/>
                  <w:rPrChange w:id="371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TB_M_NOTE.DETAIL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16" w:author="AdminKK" w:date="2017-09-26T13:54:00Z"/>
                <w:sz w:val="16"/>
                <w:szCs w:val="16"/>
                <w:rPrChange w:id="3717" w:author="AdminKK" w:date="2017-09-26T13:55:00Z">
                  <w:rPr>
                    <w:ins w:id="3718" w:author="AdminKK" w:date="2017-09-26T13:54:00Z"/>
                  </w:rPr>
                </w:rPrChange>
              </w:rPr>
            </w:pPr>
            <w:ins w:id="3719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20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เป็น</w:t>
              </w:r>
              <w:r w:rsidRPr="00633096">
                <w:rPr>
                  <w:sz w:val="16"/>
                  <w:szCs w:val="16"/>
                  <w:cs/>
                  <w:rPrChange w:id="3721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 </w:t>
              </w:r>
              <w:r w:rsidRPr="00633096">
                <w:rPr>
                  <w:sz w:val="16"/>
                  <w:szCs w:val="16"/>
                  <w:rPrChange w:id="3722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required field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23" w:author="AdminKK" w:date="2017-09-26T13:54:00Z"/>
                <w:sz w:val="16"/>
                <w:szCs w:val="16"/>
                <w:rPrChange w:id="3724" w:author="AdminKK" w:date="2017-09-26T13:55:00Z">
                  <w:rPr>
                    <w:ins w:id="3725" w:author="AdminKK" w:date="2017-09-26T13:54:00Z"/>
                  </w:rPr>
                </w:rPrChange>
              </w:rPr>
            </w:pPr>
            <w:ins w:id="3726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27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ความยาวไม่เกิน</w:t>
              </w:r>
              <w:r w:rsidRPr="00633096">
                <w:rPr>
                  <w:sz w:val="16"/>
                  <w:szCs w:val="16"/>
                  <w:cs/>
                  <w:rPrChange w:id="3728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 1000 </w:t>
              </w:r>
              <w:r w:rsidRPr="00633096">
                <w:rPr>
                  <w:rFonts w:hint="cs"/>
                  <w:sz w:val="16"/>
                  <w:szCs w:val="16"/>
                  <w:cs/>
                  <w:rPrChange w:id="3729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ตัวอักษร</w:t>
              </w:r>
            </w:ins>
          </w:p>
        </w:tc>
      </w:tr>
      <w:tr w:rsidR="00633096" w:rsidRPr="00633096" w:rsidTr="005C5F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730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731" w:author="AdminKK" w:date="2017-09-26T13:54:00Z"/>
                <w:sz w:val="16"/>
                <w:szCs w:val="16"/>
                <w:rPrChange w:id="3732" w:author="AdminKK" w:date="2017-09-26T13:55:00Z">
                  <w:rPr>
                    <w:ins w:id="3733" w:author="AdminKK" w:date="2017-09-26T13:54:00Z"/>
                  </w:rPr>
                </w:rPrChange>
              </w:rPr>
            </w:pPr>
            <w:ins w:id="3734" w:author="AdminKK" w:date="2017-09-26T13:54:00Z">
              <w:r w:rsidRPr="00633096">
                <w:rPr>
                  <w:sz w:val="16"/>
                  <w:szCs w:val="16"/>
                  <w:cs/>
                  <w:rPrChange w:id="3735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4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36" w:author="AdminKK" w:date="2017-09-26T13:54:00Z"/>
                <w:sz w:val="16"/>
                <w:szCs w:val="16"/>
                <w:cs/>
                <w:rPrChange w:id="3737" w:author="AdminKK" w:date="2017-09-26T13:55:00Z">
                  <w:rPr>
                    <w:ins w:id="3738" w:author="AdminKK" w:date="2017-09-26T13:54:00Z"/>
                    <w:cs/>
                  </w:rPr>
                </w:rPrChange>
              </w:rPr>
            </w:pPr>
            <w:ins w:id="3739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40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สร้างโดย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41" w:author="AdminKK" w:date="2017-09-26T13:54:00Z"/>
                <w:sz w:val="16"/>
                <w:szCs w:val="16"/>
                <w:rPrChange w:id="3742" w:author="AdminKK" w:date="2017-09-26T13:55:00Z">
                  <w:rPr>
                    <w:ins w:id="3743" w:author="AdminKK" w:date="2017-09-26T13:54:00Z"/>
                  </w:rPr>
                </w:rPrChange>
              </w:rPr>
            </w:pPr>
            <w:ins w:id="3744" w:author="AdminKK" w:date="2017-09-26T13:54:00Z">
              <w:r w:rsidRPr="00633096">
                <w:rPr>
                  <w:sz w:val="16"/>
                  <w:szCs w:val="16"/>
                  <w:rPrChange w:id="374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TB_M_NOTE.CREATE_USER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46" w:author="AdminKK" w:date="2017-09-26T13:54:00Z"/>
                <w:sz w:val="16"/>
                <w:szCs w:val="16"/>
                <w:rPrChange w:id="3747" w:author="AdminKK" w:date="2017-09-26T13:55:00Z">
                  <w:rPr>
                    <w:ins w:id="3748" w:author="AdminKK" w:date="2017-09-26T13:54:00Z"/>
                  </w:rPr>
                </w:rPrChange>
              </w:rPr>
            </w:pPr>
            <w:ins w:id="3749" w:author="AdminKK" w:date="2017-09-26T13:54:00Z">
              <w:r w:rsidRPr="00633096">
                <w:rPr>
                  <w:sz w:val="16"/>
                  <w:szCs w:val="16"/>
                  <w:rPrChange w:id="3750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Default User Login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51" w:author="AdminKK" w:date="2017-09-26T13:54:00Z"/>
                <w:sz w:val="16"/>
                <w:szCs w:val="16"/>
                <w:cs/>
                <w:rPrChange w:id="3752" w:author="AdminKK" w:date="2017-09-26T13:55:00Z">
                  <w:rPr>
                    <w:ins w:id="3753" w:author="AdminKK" w:date="2017-09-26T13:54:00Z"/>
                    <w:cs/>
                  </w:rPr>
                </w:rPrChange>
              </w:rPr>
            </w:pPr>
            <w:ins w:id="3754" w:author="AdminKK" w:date="2017-09-26T13:54:00Z">
              <w:r w:rsidRPr="00633096">
                <w:rPr>
                  <w:sz w:val="16"/>
                  <w:szCs w:val="16"/>
                  <w:cs/>
                  <w:rPrChange w:id="3755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แสดงตำแหน่ง ตามด้วยชื่อและนามสกุล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756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757" w:author="AdminKK" w:date="2017-09-26T13:54:00Z"/>
                <w:sz w:val="16"/>
                <w:szCs w:val="16"/>
                <w:cs/>
                <w:rPrChange w:id="3758" w:author="AdminKK" w:date="2017-09-26T13:55:00Z">
                  <w:rPr>
                    <w:ins w:id="3759" w:author="AdminKK" w:date="2017-09-26T13:54:00Z"/>
                    <w:cs/>
                  </w:rPr>
                </w:rPrChange>
              </w:rPr>
            </w:pPr>
            <w:ins w:id="3760" w:author="AdminKK" w:date="2017-09-26T13:54:00Z">
              <w:r w:rsidRPr="00633096">
                <w:rPr>
                  <w:sz w:val="16"/>
                  <w:szCs w:val="16"/>
                  <w:cs/>
                  <w:rPrChange w:id="3761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5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62" w:author="AdminKK" w:date="2017-09-26T13:54:00Z"/>
                <w:sz w:val="16"/>
                <w:szCs w:val="16"/>
                <w:cs/>
                <w:rPrChange w:id="3763" w:author="AdminKK" w:date="2017-09-26T13:55:00Z">
                  <w:rPr>
                    <w:ins w:id="3764" w:author="AdminKK" w:date="2017-09-26T13:54:00Z"/>
                    <w:cs/>
                  </w:rPr>
                </w:rPrChange>
              </w:rPr>
            </w:pPr>
            <w:ins w:id="3765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66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วันที่สร้าง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67" w:author="AdminKK" w:date="2017-09-26T13:54:00Z"/>
                <w:sz w:val="16"/>
                <w:szCs w:val="16"/>
                <w:rPrChange w:id="3768" w:author="AdminKK" w:date="2017-09-26T13:55:00Z">
                  <w:rPr>
                    <w:ins w:id="3769" w:author="AdminKK" w:date="2017-09-26T13:54:00Z"/>
                  </w:rPr>
                </w:rPrChange>
              </w:rPr>
            </w:pPr>
            <w:ins w:id="3770" w:author="AdminKK" w:date="2017-09-26T13:54:00Z">
              <w:r w:rsidRPr="00633096">
                <w:rPr>
                  <w:sz w:val="16"/>
                  <w:szCs w:val="16"/>
                  <w:rPrChange w:id="3771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TB_M_NOTE.CREATE_DATE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72" w:author="AdminKK" w:date="2017-09-26T13:54:00Z"/>
                <w:sz w:val="16"/>
                <w:szCs w:val="16"/>
                <w:rPrChange w:id="3773" w:author="AdminKK" w:date="2017-09-26T13:55:00Z">
                  <w:rPr>
                    <w:ins w:id="3774" w:author="AdminKK" w:date="2017-09-26T13:54:00Z"/>
                  </w:rPr>
                </w:rPrChange>
              </w:rPr>
            </w:pPr>
            <w:ins w:id="3775" w:author="AdminKK" w:date="2017-09-26T13:54:00Z">
              <w:r w:rsidRPr="00633096">
                <w:rPr>
                  <w:sz w:val="16"/>
                  <w:szCs w:val="16"/>
                  <w:rPrChange w:id="3776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Default Current DateTime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77" w:author="AdminKK" w:date="2017-09-26T13:54:00Z"/>
                <w:sz w:val="16"/>
                <w:szCs w:val="16"/>
                <w:cs/>
                <w:rPrChange w:id="3778" w:author="AdminKK" w:date="2017-09-26T13:55:00Z">
                  <w:rPr>
                    <w:ins w:id="3779" w:author="AdminKK" w:date="2017-09-26T13:54:00Z"/>
                    <w:cs/>
                  </w:rPr>
                </w:rPrChange>
              </w:rPr>
            </w:pPr>
            <w:ins w:id="3780" w:author="AdminKK" w:date="2017-09-26T13:54:00Z">
              <w:r w:rsidRPr="00633096">
                <w:rPr>
                  <w:sz w:val="16"/>
                  <w:szCs w:val="16"/>
                  <w:cs/>
                  <w:rPrChange w:id="3781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แสดงข้อมูลในรูปแบบ </w:t>
              </w:r>
              <w:r w:rsidRPr="00633096">
                <w:rPr>
                  <w:sz w:val="16"/>
                  <w:szCs w:val="16"/>
                  <w:rPrChange w:id="3782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dd/mm/yyyy HH:mm:ss</w:t>
              </w:r>
            </w:ins>
          </w:p>
        </w:tc>
      </w:tr>
      <w:tr w:rsidR="00633096" w:rsidRPr="00633096" w:rsidTr="005C5F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783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784" w:author="AdminKK" w:date="2017-09-26T13:54:00Z"/>
                <w:sz w:val="16"/>
                <w:szCs w:val="16"/>
                <w:rPrChange w:id="3785" w:author="AdminKK" w:date="2017-09-26T13:55:00Z">
                  <w:rPr>
                    <w:ins w:id="3786" w:author="AdminKK" w:date="2017-09-26T13:54:00Z"/>
                  </w:rPr>
                </w:rPrChange>
              </w:rPr>
            </w:pPr>
            <w:ins w:id="3787" w:author="AdminKK" w:date="2017-09-26T13:54:00Z">
              <w:r w:rsidRPr="00633096">
                <w:rPr>
                  <w:sz w:val="16"/>
                  <w:szCs w:val="16"/>
                  <w:cs/>
                  <w:rPrChange w:id="3788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6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89" w:author="AdminKK" w:date="2017-09-26T13:54:00Z"/>
                <w:sz w:val="16"/>
                <w:szCs w:val="16"/>
                <w:cs/>
                <w:rPrChange w:id="3790" w:author="AdminKK" w:date="2017-09-26T13:55:00Z">
                  <w:rPr>
                    <w:ins w:id="3791" w:author="AdminKK" w:date="2017-09-26T13:54:00Z"/>
                    <w:cs/>
                  </w:rPr>
                </w:rPrChange>
              </w:rPr>
            </w:pPr>
            <w:ins w:id="3792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793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แก้ไขโดย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94" w:author="AdminKK" w:date="2017-09-26T13:54:00Z"/>
                <w:sz w:val="16"/>
                <w:szCs w:val="16"/>
                <w:rPrChange w:id="3795" w:author="AdminKK" w:date="2017-09-26T13:55:00Z">
                  <w:rPr>
                    <w:ins w:id="3796" w:author="AdminKK" w:date="2017-09-26T13:54:00Z"/>
                  </w:rPr>
                </w:rPrChange>
              </w:rPr>
            </w:pPr>
            <w:ins w:id="3797" w:author="AdminKK" w:date="2017-09-26T13:54:00Z">
              <w:r w:rsidRPr="00633096">
                <w:rPr>
                  <w:sz w:val="16"/>
                  <w:szCs w:val="16"/>
                  <w:rPrChange w:id="3798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TB_M_NOTE.UPDATE_USER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799" w:author="AdminKK" w:date="2017-09-26T13:54:00Z"/>
                <w:sz w:val="16"/>
                <w:szCs w:val="16"/>
                <w:rPrChange w:id="3800" w:author="AdminKK" w:date="2017-09-26T13:55:00Z">
                  <w:rPr>
                    <w:ins w:id="3801" w:author="AdminKK" w:date="2017-09-26T13:54:00Z"/>
                  </w:rPr>
                </w:rPrChange>
              </w:rPr>
            </w:pPr>
            <w:ins w:id="3802" w:author="AdminKK" w:date="2017-09-26T13:54:00Z">
              <w:r w:rsidRPr="00633096">
                <w:rPr>
                  <w:sz w:val="16"/>
                  <w:szCs w:val="16"/>
                  <w:rPrChange w:id="3803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Default User Login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3804" w:author="AdminKK" w:date="2017-09-26T13:54:00Z"/>
                <w:sz w:val="16"/>
                <w:szCs w:val="16"/>
                <w:cs/>
                <w:rPrChange w:id="3805" w:author="AdminKK" w:date="2017-09-26T13:55:00Z">
                  <w:rPr>
                    <w:ins w:id="3806" w:author="AdminKK" w:date="2017-09-26T13:54:00Z"/>
                    <w:cs/>
                  </w:rPr>
                </w:rPrChange>
              </w:rPr>
            </w:pPr>
            <w:ins w:id="3807" w:author="AdminKK" w:date="2017-09-26T13:54:00Z">
              <w:r w:rsidRPr="00633096">
                <w:rPr>
                  <w:sz w:val="16"/>
                  <w:szCs w:val="16"/>
                  <w:cs/>
                  <w:rPrChange w:id="3808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แสดงตำแหน่ง ตามด้วยชื่อและนามสกุล</w:t>
              </w:r>
            </w:ins>
          </w:p>
        </w:tc>
      </w:tr>
      <w:tr w:rsidR="00633096" w:rsidRPr="00633096" w:rsidTr="005C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809" w:author="AdminKK" w:date="2017-09-26T13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" w:type="pct"/>
            <w:vAlign w:val="top"/>
          </w:tcPr>
          <w:p w:rsidR="00633096" w:rsidRPr="00633096" w:rsidRDefault="00633096" w:rsidP="005C5F9A">
            <w:pPr>
              <w:pStyle w:val="TableContent"/>
              <w:rPr>
                <w:ins w:id="3810" w:author="AdminKK" w:date="2017-09-26T13:54:00Z"/>
                <w:sz w:val="16"/>
                <w:szCs w:val="16"/>
                <w:rPrChange w:id="3811" w:author="AdminKK" w:date="2017-09-26T13:55:00Z">
                  <w:rPr>
                    <w:ins w:id="3812" w:author="AdminKK" w:date="2017-09-26T13:54:00Z"/>
                  </w:rPr>
                </w:rPrChange>
              </w:rPr>
            </w:pPr>
            <w:ins w:id="3813" w:author="AdminKK" w:date="2017-09-26T13:54:00Z">
              <w:r w:rsidRPr="00633096">
                <w:rPr>
                  <w:sz w:val="16"/>
                  <w:szCs w:val="16"/>
                  <w:cs/>
                  <w:rPrChange w:id="3814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>7</w:t>
              </w:r>
            </w:ins>
          </w:p>
        </w:tc>
        <w:tc>
          <w:tcPr>
            <w:tcW w:w="1168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15" w:author="AdminKK" w:date="2017-09-26T13:54:00Z"/>
                <w:sz w:val="16"/>
                <w:szCs w:val="16"/>
                <w:cs/>
                <w:rPrChange w:id="3816" w:author="AdminKK" w:date="2017-09-26T13:55:00Z">
                  <w:rPr>
                    <w:ins w:id="3817" w:author="AdminKK" w:date="2017-09-26T13:54:00Z"/>
                    <w:cs/>
                  </w:rPr>
                </w:rPrChange>
              </w:rPr>
            </w:pPr>
            <w:ins w:id="3818" w:author="AdminKK" w:date="2017-09-26T13:54:00Z">
              <w:r w:rsidRPr="00633096">
                <w:rPr>
                  <w:rFonts w:hint="cs"/>
                  <w:sz w:val="16"/>
                  <w:szCs w:val="16"/>
                  <w:cs/>
                  <w:rPrChange w:id="3819" w:author="AdminKK" w:date="2017-09-26T13:55:00Z">
                    <w:rPr>
                      <w:rFonts w:eastAsiaTheme="majorEastAsia" w:hint="cs"/>
                      <w:b/>
                      <w:bCs/>
                      <w:cs/>
                    </w:rPr>
                  </w:rPrChange>
                </w:rPr>
                <w:t>วันที่แก้ไข</w:t>
              </w:r>
            </w:ins>
          </w:p>
        </w:tc>
        <w:tc>
          <w:tcPr>
            <w:tcW w:w="1925" w:type="pct"/>
            <w:vAlign w:val="top"/>
          </w:tcPr>
          <w:p w:rsidR="00633096" w:rsidRPr="00633096" w:rsidRDefault="00633096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20" w:author="AdminKK" w:date="2017-09-26T13:54:00Z"/>
                <w:sz w:val="16"/>
                <w:szCs w:val="16"/>
                <w:rPrChange w:id="3821" w:author="AdminKK" w:date="2017-09-26T13:55:00Z">
                  <w:rPr>
                    <w:ins w:id="3822" w:author="AdminKK" w:date="2017-09-26T13:54:00Z"/>
                  </w:rPr>
                </w:rPrChange>
              </w:rPr>
            </w:pPr>
            <w:ins w:id="3823" w:author="AdminKK" w:date="2017-09-26T13:54:00Z">
              <w:r w:rsidRPr="00633096">
                <w:rPr>
                  <w:sz w:val="16"/>
                  <w:szCs w:val="16"/>
                  <w:rPrChange w:id="3824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TB_M_NOTE.UPDATE_DATE</w:t>
              </w:r>
            </w:ins>
          </w:p>
        </w:tc>
        <w:tc>
          <w:tcPr>
            <w:tcW w:w="1667" w:type="pct"/>
            <w:vAlign w:val="top"/>
          </w:tcPr>
          <w:p w:rsidR="00633096" w:rsidRPr="00633096" w:rsidRDefault="00633096" w:rsidP="005C5F9A">
            <w:pPr>
              <w:pStyle w:val="TableContent"/>
              <w:numPr>
                <w:ilvl w:val="0"/>
                <w:numId w:val="1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25" w:author="AdminKK" w:date="2017-09-26T13:54:00Z"/>
                <w:sz w:val="16"/>
                <w:szCs w:val="16"/>
                <w:rPrChange w:id="3826" w:author="AdminKK" w:date="2017-09-26T13:55:00Z">
                  <w:rPr>
                    <w:ins w:id="3827" w:author="AdminKK" w:date="2017-09-26T13:54:00Z"/>
                  </w:rPr>
                </w:rPrChange>
              </w:rPr>
            </w:pPr>
            <w:ins w:id="3828" w:author="AdminKK" w:date="2017-09-26T13:54:00Z">
              <w:r w:rsidRPr="00633096">
                <w:rPr>
                  <w:sz w:val="16"/>
                  <w:szCs w:val="16"/>
                  <w:rPrChange w:id="3829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Default Current DateTime</w:t>
              </w:r>
            </w:ins>
          </w:p>
          <w:p w:rsidR="00633096" w:rsidRPr="00633096" w:rsidRDefault="00633096" w:rsidP="005C5F9A">
            <w:pPr>
              <w:pStyle w:val="TableContent"/>
              <w:numPr>
                <w:ilvl w:val="0"/>
                <w:numId w:val="1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0" w:author="AdminKK" w:date="2017-09-26T13:54:00Z"/>
                <w:sz w:val="16"/>
                <w:szCs w:val="16"/>
                <w:cs/>
                <w:rPrChange w:id="3831" w:author="AdminKK" w:date="2017-09-26T13:55:00Z">
                  <w:rPr>
                    <w:ins w:id="3832" w:author="AdminKK" w:date="2017-09-26T13:54:00Z"/>
                    <w:cs/>
                  </w:rPr>
                </w:rPrChange>
              </w:rPr>
            </w:pPr>
            <w:ins w:id="3833" w:author="AdminKK" w:date="2017-09-26T13:54:00Z">
              <w:r w:rsidRPr="00633096">
                <w:rPr>
                  <w:sz w:val="16"/>
                  <w:szCs w:val="16"/>
                  <w:cs/>
                  <w:rPrChange w:id="3834" w:author="AdminKK" w:date="2017-09-26T13:55:00Z">
                    <w:rPr>
                      <w:rFonts w:eastAsiaTheme="majorEastAsia"/>
                      <w:b/>
                      <w:bCs/>
                      <w:cs/>
                    </w:rPr>
                  </w:rPrChange>
                </w:rPr>
                <w:t xml:space="preserve">แสดงข้อมูลในรูปแบบ </w:t>
              </w:r>
              <w:r w:rsidRPr="00633096">
                <w:rPr>
                  <w:sz w:val="16"/>
                  <w:szCs w:val="16"/>
                  <w:rPrChange w:id="3835" w:author="AdminKK" w:date="2017-09-26T13:55:00Z">
                    <w:rPr>
                      <w:rFonts w:eastAsiaTheme="majorEastAsia"/>
                      <w:b/>
                      <w:bCs/>
                    </w:rPr>
                  </w:rPrChange>
                </w:rPr>
                <w:t>dd/mm/yyyy HH:mm:ss</w:t>
              </w:r>
            </w:ins>
          </w:p>
        </w:tc>
      </w:tr>
    </w:tbl>
    <w:p w:rsidR="009533E3" w:rsidRDefault="009533E3">
      <w:pPr>
        <w:rPr>
          <w:ins w:id="3836" w:author="AdminKK" w:date="2017-09-26T13:56:00Z"/>
        </w:rPr>
        <w:pPrChange w:id="3837" w:author="AdminKK" w:date="2017-09-26T11:48:00Z">
          <w:pPr>
            <w:spacing w:after="0" w:line="240" w:lineRule="auto"/>
          </w:pPr>
        </w:pPrChange>
      </w:pPr>
    </w:p>
    <w:p w:rsidR="00633096" w:rsidRDefault="00633096">
      <w:pPr>
        <w:rPr>
          <w:ins w:id="3838" w:author="AdminKK" w:date="2017-09-26T13:56:00Z"/>
        </w:rPr>
      </w:pPr>
      <w:ins w:id="3839" w:author="AdminKK" w:date="2017-09-26T13:56:00Z">
        <w:r>
          <w:br w:type="page"/>
        </w:r>
      </w:ins>
    </w:p>
    <w:p w:rsidR="00633096" w:rsidRDefault="00633096" w:rsidP="00633096">
      <w:pPr>
        <w:pStyle w:val="Heading3"/>
        <w:rPr>
          <w:ins w:id="3840" w:author="AdminKK" w:date="2017-09-26T13:57:00Z"/>
        </w:rPr>
      </w:pPr>
      <w:ins w:id="3841" w:author="AdminKK" w:date="2017-09-26T13:57:00Z">
        <w:r>
          <w:lastRenderedPageBreak/>
          <w:t>3.2.3 Screen Actions</w:t>
        </w:r>
      </w:ins>
    </w:p>
    <w:p w:rsidR="00633096" w:rsidRDefault="00633096" w:rsidP="00633096">
      <w:pPr>
        <w:pStyle w:val="Heading4"/>
        <w:rPr>
          <w:ins w:id="3842" w:author="AdminKK" w:date="2017-09-26T13:58:00Z"/>
        </w:rPr>
      </w:pPr>
      <w:ins w:id="3843" w:author="AdminKK" w:date="2017-09-26T13:58:00Z">
        <w:r>
          <w:t>Action: View</w:t>
        </w:r>
      </w:ins>
    </w:p>
    <w:p w:rsidR="00633096" w:rsidRDefault="00633096" w:rsidP="00633096">
      <w:pPr>
        <w:pStyle w:val="ListParagraph"/>
        <w:numPr>
          <w:ilvl w:val="0"/>
          <w:numId w:val="151"/>
        </w:numPr>
        <w:rPr>
          <w:ins w:id="3844" w:author="AdminKK" w:date="2017-09-26T13:58:00Z"/>
        </w:rPr>
      </w:pPr>
      <w:ins w:id="3845" w:author="AdminKK" w:date="2017-09-26T13:58:00Z">
        <w:r>
          <w:rPr>
            <w:rFonts w:hint="cs"/>
            <w:cs/>
          </w:rPr>
          <w:t>อธิบาย</w:t>
        </w:r>
        <w:r>
          <w:t>:</w:t>
        </w:r>
        <w:r>
          <w:rPr>
            <w:rFonts w:hint="cs"/>
            <w:cs/>
          </w:rPr>
          <w:t xml:space="preserve">  ทำการเปิดหน้าจอ</w:t>
        </w:r>
        <w:r>
          <w:t xml:space="preserve"> Customer’s Note</w:t>
        </w:r>
      </w:ins>
    </w:p>
    <w:p w:rsidR="00633096" w:rsidRDefault="00633096" w:rsidP="00633096">
      <w:pPr>
        <w:pStyle w:val="ListParagraph"/>
        <w:numPr>
          <w:ilvl w:val="0"/>
          <w:numId w:val="151"/>
        </w:numPr>
        <w:rPr>
          <w:ins w:id="3846" w:author="AdminKK" w:date="2017-09-26T13:58:00Z"/>
        </w:rPr>
      </w:pPr>
      <w:ins w:id="3847" w:author="AdminKK" w:date="2017-09-26T13:58:00Z">
        <w:r>
          <w:rPr>
            <w:rFonts w:hint="cs"/>
            <w:cs/>
          </w:rPr>
          <w:t>ขั้นตอนการทำงาน</w:t>
        </w:r>
        <w:r>
          <w:t>:</w:t>
        </w:r>
        <w:r>
          <w:rPr>
            <w:rFonts w:hint="cs"/>
            <w:cs/>
          </w:rPr>
          <w:t xml:space="preserve"> เมื่อผู้ใช้ระบบคลิกที่ปุ่ม</w:t>
        </w:r>
        <w:r>
          <w:t xml:space="preserve"> View </w:t>
        </w:r>
        <w:r>
          <w:rPr>
            <w:rFonts w:hint="cs"/>
            <w:cs/>
          </w:rPr>
          <w:t>ทำการ</w:t>
        </w:r>
      </w:ins>
    </w:p>
    <w:p w:rsidR="00633096" w:rsidRDefault="00633096" w:rsidP="00633096">
      <w:pPr>
        <w:pStyle w:val="ListParagraph"/>
        <w:numPr>
          <w:ilvl w:val="1"/>
          <w:numId w:val="151"/>
        </w:numPr>
        <w:rPr>
          <w:ins w:id="3848" w:author="AdminKK" w:date="2017-09-26T13:58:00Z"/>
        </w:rPr>
      </w:pPr>
      <w:ins w:id="3849" w:author="AdminKK" w:date="2017-09-26T13:58:00Z">
        <w:r>
          <w:t>Target URL: ~</w:t>
        </w:r>
        <w:r>
          <w:rPr>
            <w:rFonts w:hint="cs"/>
            <w:cs/>
          </w:rPr>
          <w:t>/</w:t>
        </w:r>
        <w:r w:rsidRPr="009939BF">
          <w:t>Customer/AdminNote</w:t>
        </w:r>
      </w:ins>
    </w:p>
    <w:p w:rsidR="00633096" w:rsidRDefault="00633096" w:rsidP="00633096">
      <w:pPr>
        <w:pStyle w:val="ListParagraph"/>
        <w:numPr>
          <w:ilvl w:val="1"/>
          <w:numId w:val="151"/>
        </w:numPr>
        <w:rPr>
          <w:ins w:id="3850" w:author="AdminKK" w:date="2017-09-26T13:58:00Z"/>
        </w:rPr>
      </w:pPr>
      <w:ins w:id="3851" w:author="AdminKK" w:date="2017-09-26T13:58:00Z">
        <w:r>
          <w:t>Parameters</w:t>
        </w:r>
      </w:ins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852" w:author="AdminKK" w:date="2017-09-26T13:58:00Z"/>
        </w:rPr>
      </w:pPr>
      <w:ins w:id="3853" w:author="AdminKK" w:date="2017-09-26T13:58:00Z">
        <w:r>
          <w:t>CustomerNumber</w:t>
        </w:r>
      </w:ins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854" w:author="AdminKK" w:date="2017-09-26T13:58:00Z"/>
        </w:rPr>
      </w:pPr>
      <w:ins w:id="3855" w:author="AdminKK" w:date="2017-09-26T13:58:00Z">
        <w:r>
          <w:t>CustomerId</w:t>
        </w:r>
      </w:ins>
    </w:p>
    <w:p w:rsidR="00633096" w:rsidRDefault="00633096" w:rsidP="00633096">
      <w:pPr>
        <w:pStyle w:val="ListParagraph"/>
        <w:numPr>
          <w:ilvl w:val="1"/>
          <w:numId w:val="151"/>
        </w:numPr>
        <w:rPr>
          <w:ins w:id="3856" w:author="AdminKK" w:date="2017-09-26T13:58:00Z"/>
        </w:rPr>
      </w:pPr>
      <w:ins w:id="3857" w:author="AdminKK" w:date="2017-09-26T13:58:00Z">
        <w:r>
          <w:rPr>
            <w:rFonts w:hint="cs"/>
            <w:cs/>
          </w:rPr>
          <w:t>ประมวลผล</w:t>
        </w:r>
      </w:ins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858" w:author="AdminKK" w:date="2017-09-26T13:58:00Z"/>
        </w:rPr>
      </w:pPr>
      <w:ins w:id="3859" w:author="AdminKK" w:date="2017-09-26T13:58:00Z">
        <w:r>
          <w:rPr>
            <w:rFonts w:hint="cs"/>
            <w:cs/>
          </w:rPr>
          <w:t>แสดงข้อมูลลูกค้า</w:t>
        </w:r>
      </w:ins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860" w:author="AdminKK" w:date="2017-09-26T13:59:00Z"/>
        </w:rPr>
      </w:pPr>
      <w:ins w:id="3861" w:author="AdminKK" w:date="2017-09-26T13:59:00Z">
        <w:r>
          <w:rPr>
            <w:rFonts w:hint="cs"/>
            <w:cs/>
          </w:rPr>
          <w:t xml:space="preserve">กรณีข้อมูลลูกค้ามาจาก </w:t>
        </w:r>
        <w:r>
          <w:t xml:space="preserve">Webservice </w:t>
        </w:r>
      </w:ins>
      <w:ins w:id="3862" w:author="AdminKK" w:date="2017-09-26T13:58:00Z">
        <w:r>
          <w:rPr>
            <w:rFonts w:hint="cs"/>
            <w:cs/>
          </w:rPr>
          <w:t xml:space="preserve">แสดงข้อมูล รายการ </w:t>
        </w:r>
        <w:r>
          <w:t xml:space="preserve">Note </w:t>
        </w:r>
        <w:r>
          <w:rPr>
            <w:rFonts w:hint="cs"/>
            <w:cs/>
          </w:rPr>
          <w:t xml:space="preserve">โดยใช้ </w:t>
        </w:r>
        <w:r>
          <w:t xml:space="preserve">Query </w:t>
        </w:r>
        <w:r>
          <w:rPr>
            <w:rFonts w:hint="cs"/>
            <w:cs/>
          </w:rPr>
          <w:t>ด้านล่าง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63" w:author="AdminKK" w:date="2017-09-26T14:00:00Z"/>
          <w:rFonts w:ascii="Courier New" w:eastAsiaTheme="minorHAnsi" w:hAnsi="Courier New" w:cs="Courier New"/>
          <w:sz w:val="18"/>
          <w:szCs w:val="18"/>
        </w:rPr>
        <w:pPrChange w:id="3864" w:author="AdminKK" w:date="2017-09-26T14:00:00Z">
          <w:pPr>
            <w:autoSpaceDE w:val="0"/>
            <w:autoSpaceDN w:val="0"/>
            <w:adjustRightInd w:val="0"/>
          </w:pPr>
        </w:pPrChange>
      </w:pPr>
      <w:ins w:id="3865" w:author="AdminKK" w:date="2017-09-26T14:00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SELECT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TOP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15 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CUSTOMER_ID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66" w:author="AdminKK" w:date="2017-09-26T14:00:00Z"/>
          <w:rFonts w:ascii="Courier New" w:eastAsiaTheme="minorHAnsi" w:hAnsi="Courier New" w:cs="Courier New"/>
          <w:sz w:val="18"/>
          <w:szCs w:val="18"/>
        </w:rPr>
        <w:pPrChange w:id="3867" w:author="AdminKK" w:date="2017-09-26T14:00:00Z">
          <w:pPr>
            <w:autoSpaceDE w:val="0"/>
            <w:autoSpaceDN w:val="0"/>
            <w:adjustRightInd w:val="0"/>
          </w:pPr>
        </w:pPrChange>
      </w:pPr>
      <w:ins w:id="3868" w:author="AdminKK" w:date="2017-09-26T14:00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NOTE_ID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69" w:author="AdminKK" w:date="2017-09-26T14:00:00Z"/>
          <w:rFonts w:ascii="Courier New" w:eastAsiaTheme="minorHAnsi" w:hAnsi="Courier New" w:cs="Courier New"/>
          <w:sz w:val="18"/>
          <w:szCs w:val="18"/>
        </w:rPr>
        <w:pPrChange w:id="3870" w:author="AdminKK" w:date="2017-09-26T14:00:00Z">
          <w:pPr>
            <w:autoSpaceDE w:val="0"/>
            <w:autoSpaceDN w:val="0"/>
            <w:adjustRightInd w:val="0"/>
          </w:pPr>
        </w:pPrChange>
      </w:pPr>
      <w:ins w:id="3871" w:author="AdminKK" w:date="2017-09-26T14:00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DETAIL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72" w:author="AdminKK" w:date="2017-09-26T14:00:00Z"/>
          <w:rFonts w:ascii="Courier New" w:eastAsiaTheme="minorHAnsi" w:hAnsi="Courier New" w:cs="Courier New"/>
          <w:sz w:val="18"/>
          <w:szCs w:val="18"/>
        </w:rPr>
        <w:pPrChange w:id="3873" w:author="AdminKK" w:date="2017-09-26T14:00:00Z">
          <w:pPr>
            <w:autoSpaceDE w:val="0"/>
            <w:autoSpaceDN w:val="0"/>
            <w:adjustRightInd w:val="0"/>
          </w:pPr>
        </w:pPrChange>
      </w:pPr>
      <w:ins w:id="3874" w:author="AdminKK" w:date="2017-09-26T14:00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EXPIRY_DATE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75" w:author="AdminKK" w:date="2017-09-26T14:00:00Z"/>
          <w:rFonts w:ascii="Courier New" w:eastAsiaTheme="minorHAnsi" w:hAnsi="Courier New" w:cs="Courier New"/>
          <w:sz w:val="18"/>
          <w:szCs w:val="18"/>
        </w:rPr>
        <w:pPrChange w:id="3876" w:author="AdminKK" w:date="2017-09-26T14:00:00Z">
          <w:pPr>
            <w:autoSpaceDE w:val="0"/>
            <w:autoSpaceDN w:val="0"/>
            <w:adjustRightInd w:val="0"/>
          </w:pPr>
        </w:pPrChange>
      </w:pPr>
      <w:ins w:id="3877" w:author="AdminKK" w:date="2017-09-26T14:00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UPDATE_USER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78" w:author="AdminKK" w:date="2017-09-26T14:00:00Z"/>
          <w:rFonts w:ascii="Courier New" w:eastAsiaTheme="minorHAnsi" w:hAnsi="Courier New" w:cs="Courier New"/>
          <w:sz w:val="18"/>
          <w:szCs w:val="18"/>
        </w:rPr>
        <w:pPrChange w:id="3879" w:author="AdminKK" w:date="2017-09-26T14:00:00Z">
          <w:pPr>
            <w:autoSpaceDE w:val="0"/>
            <w:autoSpaceDN w:val="0"/>
            <w:adjustRightInd w:val="0"/>
          </w:pPr>
        </w:pPrChange>
      </w:pPr>
      <w:ins w:id="3880" w:author="AdminKK" w:date="2017-09-26T14:00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UPDATE_DATE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81" w:author="AdminKK" w:date="2017-09-26T14:00:00Z"/>
          <w:rFonts w:ascii="Courier New" w:eastAsiaTheme="minorHAnsi" w:hAnsi="Courier New" w:cs="Courier New"/>
          <w:sz w:val="18"/>
          <w:szCs w:val="18"/>
        </w:rPr>
        <w:pPrChange w:id="3882" w:author="AdminKK" w:date="2017-09-26T14:00:00Z">
          <w:pPr>
            <w:autoSpaceDE w:val="0"/>
            <w:autoSpaceDN w:val="0"/>
            <w:adjustRightInd w:val="0"/>
          </w:pPr>
        </w:pPrChange>
      </w:pPr>
      <w:ins w:id="3883" w:author="AdminKK" w:date="2017-09-26T14:00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FROM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TB_M_NOTE N</w:t>
        </w:r>
      </w:ins>
    </w:p>
    <w:p w:rsidR="00633096" w:rsidRPr="002E27C9" w:rsidRDefault="00633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84" w:author="AdminKK" w:date="2017-09-26T14:00:00Z"/>
          <w:rFonts w:ascii="Courier New" w:eastAsiaTheme="minorHAnsi" w:hAnsi="Courier New" w:cs="Courier New"/>
          <w:color w:val="FF0000"/>
          <w:sz w:val="18"/>
          <w:szCs w:val="18"/>
        </w:rPr>
        <w:pPrChange w:id="3885" w:author="AdminKK" w:date="2017-09-26T14:00:00Z">
          <w:pPr>
            <w:autoSpaceDE w:val="0"/>
            <w:autoSpaceDN w:val="0"/>
            <w:adjustRightInd w:val="0"/>
          </w:pPr>
        </w:pPrChange>
      </w:pPr>
      <w:ins w:id="3886" w:author="AdminKK" w:date="2017-09-26T14:00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WHERE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</w:ins>
      <w:ins w:id="3887" w:author="AdminKK" w:date="2017-09-26T14:01:00Z">
        <w:r w:rsidR="00F7692D">
          <w:rPr>
            <w:rFonts w:ascii="Courier New" w:eastAsiaTheme="minorHAnsi" w:hAnsi="Courier New" w:cs="Courier New"/>
            <w:sz w:val="18"/>
            <w:szCs w:val="18"/>
          </w:rPr>
          <w:t>KKCIS_ID</w:t>
        </w:r>
      </w:ins>
      <w:ins w:id="3888" w:author="AdminKK" w:date="2017-09-26T14:00:00Z"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=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FF0000"/>
            <w:sz w:val="18"/>
            <w:szCs w:val="18"/>
          </w:rPr>
          <w:t>Customer</w:t>
        </w:r>
      </w:ins>
      <w:ins w:id="3889" w:author="AdminKK" w:date="2017-09-26T14:01:00Z">
        <w:r w:rsidR="00F7692D">
          <w:rPr>
            <w:rFonts w:ascii="Courier New" w:eastAsiaTheme="minorHAnsi" w:hAnsi="Courier New" w:cs="Courier New"/>
            <w:color w:val="FF0000"/>
            <w:sz w:val="18"/>
            <w:szCs w:val="18"/>
          </w:rPr>
          <w:t>Number</w:t>
        </w:r>
      </w:ins>
    </w:p>
    <w:p w:rsidR="00633096" w:rsidRDefault="00633096">
      <w:pPr>
        <w:spacing w:after="0" w:line="240" w:lineRule="auto"/>
        <w:rPr>
          <w:ins w:id="3890" w:author="AdminKK" w:date="2017-09-26T14:00:00Z"/>
        </w:rPr>
        <w:pPrChange w:id="3891" w:author="AdminKK" w:date="2017-09-26T14:00:00Z">
          <w:pPr>
            <w:pStyle w:val="ListParagraph"/>
            <w:numPr>
              <w:ilvl w:val="2"/>
              <w:numId w:val="151"/>
            </w:numPr>
            <w:ind w:left="2160" w:hanging="180"/>
          </w:pPr>
        </w:pPrChange>
      </w:pPr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892" w:author="AdminKK" w:date="2017-09-26T13:59:00Z"/>
        </w:rPr>
      </w:pPr>
      <w:ins w:id="3893" w:author="AdminKK" w:date="2017-09-26T13:59:00Z">
        <w:r>
          <w:rPr>
            <w:rFonts w:hint="cs"/>
            <w:cs/>
          </w:rPr>
          <w:t xml:space="preserve">กรณีข้อมูลลกค้ามาจาก </w:t>
        </w:r>
        <w:r>
          <w:t xml:space="preserve">Database </w:t>
        </w:r>
        <w:r>
          <w:rPr>
            <w:rFonts w:hint="cs"/>
            <w:cs/>
          </w:rPr>
          <w:t xml:space="preserve">แสดงรายการ </w:t>
        </w:r>
        <w:r>
          <w:t xml:space="preserve">Note </w:t>
        </w:r>
      </w:ins>
      <w:ins w:id="3894" w:author="AdminKK" w:date="2017-09-26T14:00:00Z">
        <w:r>
          <w:rPr>
            <w:rFonts w:hint="cs"/>
            <w:cs/>
          </w:rPr>
          <w:t xml:space="preserve">โดยใช้ </w:t>
        </w:r>
        <w:r>
          <w:t xml:space="preserve">Query </w:t>
        </w:r>
        <w:r>
          <w:rPr>
            <w:rFonts w:hint="cs"/>
            <w:cs/>
          </w:rPr>
          <w:t>ด้านล่าง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95" w:author="AdminKK" w:date="2017-09-26T14:01:00Z"/>
          <w:rFonts w:ascii="Courier New" w:eastAsiaTheme="minorHAnsi" w:hAnsi="Courier New" w:cs="Courier New"/>
          <w:sz w:val="18"/>
          <w:szCs w:val="18"/>
        </w:rPr>
      </w:pPr>
      <w:ins w:id="3896" w:author="AdminKK" w:date="2017-09-26T14:01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SELECT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TOP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15 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CUSTOMER_ID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97" w:author="AdminKK" w:date="2017-09-26T14:01:00Z"/>
          <w:rFonts w:ascii="Courier New" w:eastAsiaTheme="minorHAnsi" w:hAnsi="Courier New" w:cs="Courier New"/>
          <w:sz w:val="18"/>
          <w:szCs w:val="18"/>
        </w:rPr>
      </w:pPr>
      <w:ins w:id="3898" w:author="AdminKK" w:date="2017-09-26T14:01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NOTE_ID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899" w:author="AdminKK" w:date="2017-09-26T14:01:00Z"/>
          <w:rFonts w:ascii="Courier New" w:eastAsiaTheme="minorHAnsi" w:hAnsi="Courier New" w:cs="Courier New"/>
          <w:sz w:val="18"/>
          <w:szCs w:val="18"/>
        </w:rPr>
      </w:pPr>
      <w:ins w:id="3900" w:author="AdminKK" w:date="2017-09-26T14:01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DETAIL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901" w:author="AdminKK" w:date="2017-09-26T14:01:00Z"/>
          <w:rFonts w:ascii="Courier New" w:eastAsiaTheme="minorHAnsi" w:hAnsi="Courier New" w:cs="Courier New"/>
          <w:sz w:val="18"/>
          <w:szCs w:val="18"/>
        </w:rPr>
      </w:pPr>
      <w:ins w:id="3902" w:author="AdminKK" w:date="2017-09-26T14:01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EXPIRY_DATE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903" w:author="AdminKK" w:date="2017-09-26T14:01:00Z"/>
          <w:rFonts w:ascii="Courier New" w:eastAsiaTheme="minorHAnsi" w:hAnsi="Courier New" w:cs="Courier New"/>
          <w:sz w:val="18"/>
          <w:szCs w:val="18"/>
        </w:rPr>
      </w:pPr>
      <w:ins w:id="3904" w:author="AdminKK" w:date="2017-09-26T14:01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UPDATE_USER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905" w:author="AdminKK" w:date="2017-09-26T14:01:00Z"/>
          <w:rFonts w:ascii="Courier New" w:eastAsiaTheme="minorHAnsi" w:hAnsi="Courier New" w:cs="Courier New"/>
          <w:sz w:val="18"/>
          <w:szCs w:val="18"/>
        </w:rPr>
      </w:pPr>
      <w:ins w:id="3906" w:author="AdminKK" w:date="2017-09-26T14:01:00Z"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,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>UPDATE_DATE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907" w:author="AdminKK" w:date="2017-09-26T14:01:00Z"/>
          <w:rFonts w:ascii="Courier New" w:eastAsiaTheme="minorHAnsi" w:hAnsi="Courier New" w:cs="Courier New"/>
          <w:sz w:val="18"/>
          <w:szCs w:val="18"/>
        </w:rPr>
      </w:pPr>
      <w:ins w:id="3908" w:author="AdminKK" w:date="2017-09-26T14:01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FROM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TB_M_NOTE N</w:t>
        </w:r>
      </w:ins>
    </w:p>
    <w:p w:rsidR="00F7692D" w:rsidRPr="002E27C9" w:rsidRDefault="00F769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ins w:id="3909" w:author="AdminKK" w:date="2017-09-26T14:01:00Z"/>
          <w:rFonts w:ascii="Courier New" w:eastAsiaTheme="minorHAnsi" w:hAnsi="Courier New" w:cs="Courier New"/>
          <w:color w:val="FF0000"/>
          <w:sz w:val="18"/>
          <w:szCs w:val="18"/>
        </w:rPr>
      </w:pPr>
      <w:ins w:id="3910" w:author="AdminKK" w:date="2017-09-26T14:01:00Z">
        <w:r w:rsidRPr="002E27C9">
          <w:rPr>
            <w:rFonts w:ascii="Courier New" w:eastAsiaTheme="minorHAnsi" w:hAnsi="Courier New" w:cs="Courier New"/>
            <w:color w:val="0000FF"/>
            <w:sz w:val="18"/>
            <w:szCs w:val="18"/>
          </w:rPr>
          <w:t>WHERE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N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.</w:t>
        </w:r>
        <w:r>
          <w:rPr>
            <w:rFonts w:ascii="Courier New" w:eastAsiaTheme="minorHAnsi" w:hAnsi="Courier New" w:cs="Courier New"/>
            <w:sz w:val="18"/>
            <w:szCs w:val="18"/>
          </w:rPr>
          <w:t>CUSTOMER_ID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808080"/>
            <w:sz w:val="18"/>
            <w:szCs w:val="18"/>
          </w:rPr>
          <w:t>=</w:t>
        </w:r>
        <w:r w:rsidRPr="002E27C9">
          <w:rPr>
            <w:rFonts w:ascii="Courier New" w:eastAsiaTheme="minorHAnsi" w:hAnsi="Courier New" w:cs="Courier New"/>
            <w:sz w:val="18"/>
            <w:szCs w:val="18"/>
          </w:rPr>
          <w:t xml:space="preserve"> </w:t>
        </w:r>
        <w:r w:rsidRPr="002E27C9">
          <w:rPr>
            <w:rFonts w:ascii="Courier New" w:eastAsiaTheme="minorHAnsi" w:hAnsi="Courier New" w:cs="Courier New"/>
            <w:color w:val="FF0000"/>
            <w:sz w:val="18"/>
            <w:szCs w:val="18"/>
          </w:rPr>
          <w:t>Customer</w:t>
        </w:r>
        <w:r>
          <w:rPr>
            <w:rFonts w:ascii="Courier New" w:eastAsiaTheme="minorHAnsi" w:hAnsi="Courier New" w:cs="Courier New"/>
            <w:color w:val="FF0000"/>
            <w:sz w:val="18"/>
            <w:szCs w:val="18"/>
          </w:rPr>
          <w:t>ID</w:t>
        </w:r>
      </w:ins>
    </w:p>
    <w:p w:rsidR="00F7692D" w:rsidRDefault="00F7692D">
      <w:pPr>
        <w:rPr>
          <w:ins w:id="3911" w:author="AdminKK" w:date="2017-09-26T13:59:00Z"/>
          <w:cs/>
        </w:rPr>
        <w:pPrChange w:id="3912" w:author="AdminKK" w:date="2017-09-26T14:01:00Z">
          <w:pPr>
            <w:pStyle w:val="ListParagraph"/>
            <w:numPr>
              <w:ilvl w:val="2"/>
              <w:numId w:val="151"/>
            </w:numPr>
            <w:ind w:left="2160" w:hanging="180"/>
          </w:pPr>
        </w:pPrChange>
      </w:pPr>
    </w:p>
    <w:p w:rsidR="00633096" w:rsidRDefault="00633096" w:rsidP="00633096">
      <w:pPr>
        <w:pStyle w:val="ListParagraph"/>
        <w:numPr>
          <w:ilvl w:val="2"/>
          <w:numId w:val="151"/>
        </w:numPr>
        <w:rPr>
          <w:ins w:id="3913" w:author="AdminKK" w:date="2017-09-26T13:58:00Z"/>
        </w:rPr>
      </w:pPr>
      <w:ins w:id="3914" w:author="AdminKK" w:date="2017-09-26T13:58:00Z">
        <w:r>
          <w:rPr>
            <w:rFonts w:hint="cs"/>
            <w:cs/>
          </w:rPr>
          <w:t xml:space="preserve">แสดงผลตาม </w:t>
        </w:r>
        <w:r>
          <w:t xml:space="preserve">mapping </w:t>
        </w:r>
        <w:r>
          <w:rPr>
            <w:rFonts w:hint="cs"/>
            <w:cs/>
          </w:rPr>
          <w:t>หน้าจอ</w:t>
        </w:r>
      </w:ins>
    </w:p>
    <w:p w:rsidR="00633096" w:rsidRDefault="00633096" w:rsidP="00633096">
      <w:pPr>
        <w:pStyle w:val="Heading4"/>
        <w:rPr>
          <w:ins w:id="3915" w:author="AdminKK" w:date="2017-09-26T13:58:00Z"/>
        </w:rPr>
      </w:pPr>
      <w:ins w:id="3916" w:author="AdminKK" w:date="2017-09-26T13:58:00Z">
        <w:r>
          <w:t>Action: New Note</w:t>
        </w:r>
      </w:ins>
    </w:p>
    <w:p w:rsidR="00633096" w:rsidRDefault="00633096" w:rsidP="00633096">
      <w:pPr>
        <w:pStyle w:val="ListParagraph"/>
        <w:numPr>
          <w:ilvl w:val="0"/>
          <w:numId w:val="156"/>
        </w:numPr>
        <w:rPr>
          <w:ins w:id="3917" w:author="AdminKK" w:date="2017-09-26T13:58:00Z"/>
        </w:rPr>
      </w:pPr>
      <w:ins w:id="3918" w:author="AdminKK" w:date="2017-09-26T13:58:00Z">
        <w:r>
          <w:rPr>
            <w:rFonts w:hint="cs"/>
            <w:cs/>
          </w:rPr>
          <w:t>อธิบาย</w:t>
        </w:r>
        <w:r>
          <w:t xml:space="preserve">: </w:t>
        </w:r>
        <w:r>
          <w:rPr>
            <w:rFonts w:hint="cs"/>
            <w:cs/>
          </w:rPr>
          <w:t xml:space="preserve">ทำการเปิดหน้าจอเพิ่ม </w:t>
        </w:r>
        <w:r>
          <w:t>Note</w:t>
        </w:r>
      </w:ins>
    </w:p>
    <w:p w:rsidR="00633096" w:rsidRDefault="00633096" w:rsidP="00633096">
      <w:pPr>
        <w:pStyle w:val="ListParagraph"/>
        <w:numPr>
          <w:ilvl w:val="0"/>
          <w:numId w:val="156"/>
        </w:numPr>
        <w:rPr>
          <w:ins w:id="3919" w:author="AdminKK" w:date="2017-09-26T13:58:00Z"/>
        </w:rPr>
      </w:pPr>
      <w:ins w:id="3920" w:author="AdminKK" w:date="2017-09-26T13:58:00Z">
        <w:r>
          <w:rPr>
            <w:rFonts w:hint="cs"/>
            <w:cs/>
          </w:rPr>
          <w:t>ขั้นตอนการทำงาน</w:t>
        </w:r>
        <w:r>
          <w:t xml:space="preserve">: </w:t>
        </w:r>
        <w:r>
          <w:rPr>
            <w:rFonts w:hint="cs"/>
            <w:cs/>
          </w:rPr>
          <w:t xml:space="preserve">เมื่อผู้ใช้ระบบคลิกที่ปุ่ม </w:t>
        </w:r>
        <w:r>
          <w:t xml:space="preserve">New Note </w:t>
        </w:r>
        <w:r>
          <w:rPr>
            <w:rFonts w:hint="cs"/>
            <w:cs/>
          </w:rPr>
          <w:t>ทำการ</w:t>
        </w:r>
      </w:ins>
    </w:p>
    <w:p w:rsidR="00633096" w:rsidRDefault="00633096" w:rsidP="00633096">
      <w:pPr>
        <w:pStyle w:val="ListParagraph"/>
        <w:numPr>
          <w:ilvl w:val="1"/>
          <w:numId w:val="156"/>
        </w:numPr>
        <w:rPr>
          <w:ins w:id="3921" w:author="AdminKK" w:date="2017-09-26T13:58:00Z"/>
        </w:rPr>
      </w:pPr>
      <w:ins w:id="3922" w:author="AdminKK" w:date="2017-09-26T13:58:00Z">
        <w:r>
          <w:t>Target URL: ~</w:t>
        </w:r>
        <w:r>
          <w:rPr>
            <w:rFonts w:hint="cs"/>
            <w:cs/>
          </w:rPr>
          <w:t>/</w:t>
        </w:r>
        <w:r w:rsidRPr="00ED6526">
          <w:t xml:space="preserve"> </w:t>
        </w:r>
        <w:r w:rsidRPr="009939BF">
          <w:t>Customer</w:t>
        </w:r>
        <w:r>
          <w:t>/</w:t>
        </w:r>
        <w:r w:rsidRPr="00ED6526">
          <w:t>_EditNote.cshtml</w:t>
        </w:r>
      </w:ins>
    </w:p>
    <w:p w:rsidR="00633096" w:rsidRDefault="00633096" w:rsidP="00633096">
      <w:pPr>
        <w:pStyle w:val="ListParagraph"/>
        <w:numPr>
          <w:ilvl w:val="1"/>
          <w:numId w:val="156"/>
        </w:numPr>
        <w:rPr>
          <w:ins w:id="3923" w:author="AdminKK" w:date="2017-09-26T13:58:00Z"/>
        </w:rPr>
      </w:pPr>
      <w:ins w:id="3924" w:author="AdminKK" w:date="2017-09-26T13:58:00Z">
        <w:r>
          <w:t>Parameters: -</w:t>
        </w:r>
      </w:ins>
    </w:p>
    <w:p w:rsidR="00633096" w:rsidRDefault="00633096" w:rsidP="00633096">
      <w:pPr>
        <w:pStyle w:val="Heading4"/>
        <w:rPr>
          <w:ins w:id="3925" w:author="AdminKK" w:date="2017-09-26T13:58:00Z"/>
        </w:rPr>
      </w:pPr>
      <w:ins w:id="3926" w:author="AdminKK" w:date="2017-09-26T13:58:00Z">
        <w:r>
          <w:t>Action: Edit</w:t>
        </w:r>
      </w:ins>
    </w:p>
    <w:p w:rsidR="00633096" w:rsidRDefault="00633096" w:rsidP="00633096">
      <w:pPr>
        <w:pStyle w:val="ListParagraph"/>
        <w:numPr>
          <w:ilvl w:val="0"/>
          <w:numId w:val="157"/>
        </w:numPr>
        <w:rPr>
          <w:ins w:id="3927" w:author="AdminKK" w:date="2017-09-26T13:58:00Z"/>
        </w:rPr>
      </w:pPr>
      <w:ins w:id="3928" w:author="AdminKK" w:date="2017-09-26T13:58:00Z">
        <w:r>
          <w:rPr>
            <w:rFonts w:hint="cs"/>
            <w:cs/>
          </w:rPr>
          <w:t>อธิบาย</w:t>
        </w:r>
        <w:r>
          <w:t xml:space="preserve">: </w:t>
        </w:r>
        <w:r>
          <w:rPr>
            <w:rFonts w:hint="cs"/>
            <w:cs/>
          </w:rPr>
          <w:t xml:space="preserve">ทำการเปิดหน้าจอแก้ไข </w:t>
        </w:r>
        <w:r>
          <w:t>Note</w:t>
        </w:r>
      </w:ins>
    </w:p>
    <w:p w:rsidR="00633096" w:rsidRDefault="00633096" w:rsidP="00633096">
      <w:pPr>
        <w:pStyle w:val="ListParagraph"/>
        <w:numPr>
          <w:ilvl w:val="0"/>
          <w:numId w:val="157"/>
        </w:numPr>
        <w:rPr>
          <w:ins w:id="3929" w:author="AdminKK" w:date="2017-09-26T13:58:00Z"/>
        </w:rPr>
      </w:pPr>
      <w:ins w:id="3930" w:author="AdminKK" w:date="2017-09-26T13:58:00Z">
        <w:r>
          <w:rPr>
            <w:rFonts w:hint="cs"/>
            <w:cs/>
          </w:rPr>
          <w:t>ขั้นตอนการทำงาน</w:t>
        </w:r>
        <w:r>
          <w:t xml:space="preserve">: </w:t>
        </w:r>
        <w:r>
          <w:rPr>
            <w:rFonts w:hint="cs"/>
            <w:cs/>
          </w:rPr>
          <w:t xml:space="preserve">เมื่อผู้ใช้ระบบคลิกที่ปุ่ม </w:t>
        </w:r>
        <w:r>
          <w:t xml:space="preserve">Edit </w:t>
        </w:r>
        <w:r>
          <w:rPr>
            <w:rFonts w:hint="cs"/>
            <w:cs/>
          </w:rPr>
          <w:t>ทำการ</w:t>
        </w:r>
      </w:ins>
    </w:p>
    <w:p w:rsidR="00633096" w:rsidRDefault="00633096" w:rsidP="00633096">
      <w:pPr>
        <w:pStyle w:val="ListParagraph"/>
        <w:numPr>
          <w:ilvl w:val="1"/>
          <w:numId w:val="157"/>
        </w:numPr>
        <w:rPr>
          <w:ins w:id="3931" w:author="AdminKK" w:date="2017-09-26T13:58:00Z"/>
        </w:rPr>
      </w:pPr>
      <w:ins w:id="3932" w:author="AdminKK" w:date="2017-09-26T13:58:00Z">
        <w:r>
          <w:t>Target URL: ~</w:t>
        </w:r>
        <w:r>
          <w:rPr>
            <w:rFonts w:hint="cs"/>
            <w:cs/>
          </w:rPr>
          <w:t>/</w:t>
        </w:r>
        <w:r w:rsidRPr="00ED6526">
          <w:t xml:space="preserve"> </w:t>
        </w:r>
        <w:r w:rsidRPr="009939BF">
          <w:t>Customer</w:t>
        </w:r>
        <w:r>
          <w:t>/</w:t>
        </w:r>
        <w:r w:rsidRPr="00ED6526">
          <w:t>_EditNote.cshtml</w:t>
        </w:r>
      </w:ins>
    </w:p>
    <w:p w:rsidR="00633096" w:rsidRDefault="00633096" w:rsidP="00633096">
      <w:pPr>
        <w:pStyle w:val="ListParagraph"/>
        <w:numPr>
          <w:ilvl w:val="1"/>
          <w:numId w:val="157"/>
        </w:numPr>
        <w:rPr>
          <w:ins w:id="3933" w:author="AdminKK" w:date="2017-09-26T13:58:00Z"/>
        </w:rPr>
      </w:pPr>
      <w:ins w:id="3934" w:author="AdminKK" w:date="2017-09-26T13:58:00Z">
        <w:r>
          <w:t>Parameters:  NoteId</w:t>
        </w:r>
      </w:ins>
    </w:p>
    <w:p w:rsidR="00633096" w:rsidRDefault="00633096" w:rsidP="00633096">
      <w:pPr>
        <w:pStyle w:val="ListParagraph"/>
        <w:numPr>
          <w:ilvl w:val="1"/>
          <w:numId w:val="157"/>
        </w:numPr>
        <w:rPr>
          <w:ins w:id="3935" w:author="AdminKK" w:date="2017-09-26T13:58:00Z"/>
        </w:rPr>
      </w:pPr>
      <w:ins w:id="3936" w:author="AdminKK" w:date="2017-09-26T13:58:00Z">
        <w:r>
          <w:rPr>
            <w:rFonts w:hint="cs"/>
            <w:cs/>
          </w:rPr>
          <w:t>ประมวลผล</w:t>
        </w:r>
      </w:ins>
    </w:p>
    <w:p w:rsidR="00633096" w:rsidRDefault="00633096" w:rsidP="00633096">
      <w:pPr>
        <w:pStyle w:val="ListParagraph"/>
        <w:numPr>
          <w:ilvl w:val="2"/>
          <w:numId w:val="157"/>
        </w:numPr>
        <w:rPr>
          <w:ins w:id="3937" w:author="AdminKK" w:date="2017-09-26T13:58:00Z"/>
        </w:rPr>
      </w:pPr>
      <w:ins w:id="3938" w:author="AdminKK" w:date="2017-09-26T13:58:00Z">
        <w:r>
          <w:rPr>
            <w:rFonts w:hint="cs"/>
            <w:cs/>
          </w:rPr>
          <w:t xml:space="preserve">ทำการ </w:t>
        </w:r>
        <w:r>
          <w:t xml:space="preserve">Initial </w:t>
        </w:r>
        <w:r>
          <w:rPr>
            <w:rFonts w:hint="cs"/>
            <w:cs/>
          </w:rPr>
          <w:t xml:space="preserve">ข้อมูลตาม </w:t>
        </w:r>
        <w:r>
          <w:t>parameter</w:t>
        </w:r>
      </w:ins>
    </w:p>
    <w:p w:rsidR="00F7692D" w:rsidRDefault="00F7692D">
      <w:pPr>
        <w:rPr>
          <w:ins w:id="3939" w:author="AdminKK" w:date="2017-09-26T14:02:00Z"/>
          <w:color w:val="0000CC"/>
          <w:u w:val="single"/>
        </w:rPr>
      </w:pPr>
      <w:ins w:id="3940" w:author="AdminKK" w:date="2017-09-26T14:02:00Z">
        <w:r>
          <w:br w:type="page"/>
        </w:r>
      </w:ins>
    </w:p>
    <w:p w:rsidR="00633096" w:rsidRDefault="00633096" w:rsidP="00633096">
      <w:pPr>
        <w:pStyle w:val="Heading4"/>
        <w:rPr>
          <w:ins w:id="3941" w:author="AdminKK" w:date="2017-09-26T13:58:00Z"/>
        </w:rPr>
      </w:pPr>
      <w:ins w:id="3942" w:author="AdminKK" w:date="2017-09-26T13:58:00Z">
        <w:r>
          <w:lastRenderedPageBreak/>
          <w:t>Action: Save</w:t>
        </w:r>
      </w:ins>
    </w:p>
    <w:p w:rsidR="00633096" w:rsidRDefault="00633096" w:rsidP="00633096">
      <w:pPr>
        <w:pStyle w:val="ListParagraph"/>
        <w:numPr>
          <w:ilvl w:val="0"/>
          <w:numId w:val="152"/>
        </w:numPr>
        <w:rPr>
          <w:ins w:id="3943" w:author="AdminKK" w:date="2017-09-26T13:58:00Z"/>
        </w:rPr>
      </w:pPr>
      <w:ins w:id="3944" w:author="AdminKK" w:date="2017-09-26T13:58:00Z">
        <w:r>
          <w:rPr>
            <w:rFonts w:hint="cs"/>
            <w:cs/>
          </w:rPr>
          <w:t>อธิบาย</w:t>
        </w:r>
        <w:r>
          <w:t>:</w:t>
        </w:r>
        <w:r>
          <w:rPr>
            <w:rFonts w:hint="cs"/>
            <w:cs/>
          </w:rPr>
          <w:t xml:space="preserve">  บันทึกข้อมูล </w:t>
        </w:r>
        <w:r>
          <w:t>Note</w:t>
        </w:r>
      </w:ins>
    </w:p>
    <w:p w:rsidR="00633096" w:rsidRPr="008422B5" w:rsidRDefault="00633096" w:rsidP="00633096">
      <w:pPr>
        <w:pStyle w:val="ListParagraph"/>
        <w:numPr>
          <w:ilvl w:val="0"/>
          <w:numId w:val="152"/>
        </w:numPr>
        <w:rPr>
          <w:ins w:id="3945" w:author="AdminKK" w:date="2017-09-26T13:58:00Z"/>
        </w:rPr>
      </w:pPr>
      <w:ins w:id="3946" w:author="AdminKK" w:date="2017-09-26T13:58:00Z">
        <w:r>
          <w:rPr>
            <w:rFonts w:hint="cs"/>
            <w:cs/>
          </w:rPr>
          <w:t>ขั้นตอนการทำงาน</w:t>
        </w:r>
        <w:r>
          <w:t>:</w:t>
        </w:r>
        <w:r>
          <w:rPr>
            <w:rFonts w:hint="cs"/>
            <w:cs/>
          </w:rPr>
          <w:t xml:space="preserve"> </w:t>
        </w:r>
        <w:r w:rsidRPr="008422B5">
          <w:rPr>
            <w:rFonts w:hint="cs"/>
            <w:cs/>
          </w:rPr>
          <w:t xml:space="preserve">เมื่อผู้ใช้ระบบกดปุ่ม </w:t>
        </w:r>
        <w:r w:rsidRPr="008422B5">
          <w:t xml:space="preserve">Save </w:t>
        </w:r>
        <w:r w:rsidRPr="008422B5">
          <w:rPr>
            <w:rFonts w:hint="cs"/>
            <w:cs/>
          </w:rPr>
          <w:t>ระบบดำเนินการ</w:t>
        </w:r>
      </w:ins>
    </w:p>
    <w:p w:rsidR="00633096" w:rsidRPr="0016191C" w:rsidRDefault="00633096" w:rsidP="00633096">
      <w:pPr>
        <w:pStyle w:val="ListParagraph"/>
        <w:numPr>
          <w:ilvl w:val="1"/>
          <w:numId w:val="152"/>
        </w:numPr>
        <w:rPr>
          <w:ins w:id="3947" w:author="AdminKK" w:date="2017-09-26T13:58:00Z"/>
        </w:rPr>
      </w:pPr>
      <w:ins w:id="3948" w:author="AdminKK" w:date="2017-09-26T13:58:00Z">
        <w:r>
          <w:rPr>
            <w:rFonts w:hint="cs"/>
            <w:cs/>
          </w:rPr>
          <w:t xml:space="preserve">ตรวจสอบ </w:t>
        </w:r>
        <w:r>
          <w:rPr>
            <w:lang w:val="en-GB"/>
          </w:rPr>
          <w:t>required field</w:t>
        </w:r>
      </w:ins>
    </w:p>
    <w:p w:rsidR="00633096" w:rsidRDefault="00633096" w:rsidP="00633096">
      <w:pPr>
        <w:pStyle w:val="ListParagraph"/>
        <w:numPr>
          <w:ilvl w:val="1"/>
          <w:numId w:val="152"/>
        </w:numPr>
        <w:rPr>
          <w:ins w:id="3949" w:author="AdminKK" w:date="2017-09-26T13:58:00Z"/>
        </w:rPr>
      </w:pPr>
      <w:ins w:id="3950" w:author="AdminKK" w:date="2017-09-26T13:58:00Z">
        <w:r>
          <w:rPr>
            <w:rFonts w:hint="cs"/>
            <w:cs/>
          </w:rPr>
          <w:t>ตรวจสอบความยาวของ รายละเอียด</w:t>
        </w:r>
      </w:ins>
    </w:p>
    <w:p w:rsidR="00633096" w:rsidRDefault="00633096" w:rsidP="00633096">
      <w:pPr>
        <w:pStyle w:val="ListParagraph"/>
        <w:numPr>
          <w:ilvl w:val="1"/>
          <w:numId w:val="152"/>
        </w:numPr>
        <w:rPr>
          <w:ins w:id="3951" w:author="AdminKK" w:date="2017-09-26T13:58:00Z"/>
        </w:rPr>
      </w:pPr>
      <w:ins w:id="3952" w:author="AdminKK" w:date="2017-09-26T13:58:00Z">
        <w:r>
          <w:rPr>
            <w:rFonts w:hint="cs"/>
            <w:cs/>
          </w:rPr>
          <w:t>หากไม่พบข้อผิดพลาดทำการบันทึกข้อมูลดังนี้</w:t>
        </w:r>
      </w:ins>
    </w:p>
    <w:p w:rsidR="00633096" w:rsidRDefault="00633096" w:rsidP="00633096">
      <w:pPr>
        <w:pStyle w:val="ListParagraph"/>
        <w:numPr>
          <w:ilvl w:val="2"/>
          <w:numId w:val="152"/>
        </w:numPr>
        <w:rPr>
          <w:ins w:id="3953" w:author="AdminKK" w:date="2017-09-26T13:58:00Z"/>
        </w:rPr>
      </w:pPr>
      <w:ins w:id="3954" w:author="AdminKK" w:date="2017-09-26T13:58:00Z">
        <w:r>
          <w:t>TB_T_NOTE</w:t>
        </w:r>
      </w:ins>
    </w:p>
    <w:tbl>
      <w:tblPr>
        <w:tblStyle w:val="TableGrid"/>
        <w:tblW w:w="4808" w:type="pct"/>
        <w:tblInd w:w="108" w:type="dxa"/>
        <w:tblLook w:val="04A0" w:firstRow="1" w:lastRow="0" w:firstColumn="1" w:lastColumn="0" w:noHBand="0" w:noVBand="1"/>
        <w:tblPrChange w:id="3955" w:author="AdminKK" w:date="2017-09-26T14:02:00Z">
          <w:tblPr>
            <w:tblStyle w:val="TableGrid"/>
            <w:tblW w:w="2959" w:type="pct"/>
            <w:tblInd w:w="108" w:type="dxa"/>
            <w:tblLook w:val="04A0" w:firstRow="1" w:lastRow="0" w:firstColumn="1" w:lastColumn="0" w:noHBand="0" w:noVBand="1"/>
          </w:tblPr>
        </w:tblPrChange>
      </w:tblPr>
      <w:tblGrid>
        <w:gridCol w:w="2126"/>
        <w:gridCol w:w="3541"/>
        <w:gridCol w:w="3541"/>
        <w:tblGridChange w:id="3956">
          <w:tblGrid>
            <w:gridCol w:w="2126"/>
            <w:gridCol w:w="3541"/>
            <w:gridCol w:w="3541"/>
          </w:tblGrid>
        </w:tblGridChange>
      </w:tblGrid>
      <w:tr w:rsidR="00F7692D" w:rsidRPr="00C55784" w:rsidTr="00F76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id="3957" w:author="AdminKK" w:date="2017-09-26T13:58:00Z"/>
          <w:trPrChange w:id="3958" w:author="AdminKK" w:date="2017-09-26T14:02:00Z">
            <w:trPr>
              <w:tblHeader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3959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Head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3960" w:author="AdminKK" w:date="2017-09-26T13:58:00Z"/>
                <w:sz w:val="16"/>
                <w:szCs w:val="16"/>
                <w:rPrChange w:id="3961" w:author="AdminKK" w:date="2017-09-26T14:06:00Z">
                  <w:rPr>
                    <w:ins w:id="3962" w:author="AdminKK" w:date="2017-09-26T13:58:00Z"/>
                  </w:rPr>
                </w:rPrChange>
              </w:rPr>
            </w:pPr>
            <w:ins w:id="3963" w:author="AdminKK" w:date="2017-09-26T13:58:00Z">
              <w:r w:rsidRPr="00C55784">
                <w:rPr>
                  <w:sz w:val="16"/>
                  <w:szCs w:val="16"/>
                  <w:rPrChange w:id="3964" w:author="AdminKK" w:date="2017-09-26T14:06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Column Name</w:t>
              </w:r>
            </w:ins>
          </w:p>
        </w:tc>
        <w:tc>
          <w:tcPr>
            <w:tcW w:w="1923" w:type="pct"/>
            <w:tcPrChange w:id="3965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966" w:author="AdminKK" w:date="2017-09-26T13:58:00Z"/>
                <w:sz w:val="16"/>
                <w:szCs w:val="16"/>
                <w:rPrChange w:id="3967" w:author="AdminKK" w:date="2017-09-26T14:06:00Z">
                  <w:rPr>
                    <w:ins w:id="3968" w:author="AdminKK" w:date="2017-09-26T13:58:00Z"/>
                  </w:rPr>
                </w:rPrChange>
              </w:rPr>
            </w:pPr>
            <w:ins w:id="3969" w:author="AdminKK" w:date="2017-09-26T13:58:00Z">
              <w:r w:rsidRPr="00C55784">
                <w:rPr>
                  <w:sz w:val="16"/>
                  <w:szCs w:val="16"/>
                  <w:rPrChange w:id="3970" w:author="AdminKK" w:date="2017-09-26T14:06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Save data</w:t>
              </w:r>
            </w:ins>
          </w:p>
        </w:tc>
        <w:tc>
          <w:tcPr>
            <w:tcW w:w="1923" w:type="pct"/>
            <w:tcPrChange w:id="3971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972" w:author="AdminKK" w:date="2017-09-26T14:02:00Z"/>
                <w:sz w:val="16"/>
                <w:szCs w:val="16"/>
                <w:rPrChange w:id="3973" w:author="AdminKK" w:date="2017-09-26T14:06:00Z">
                  <w:rPr>
                    <w:ins w:id="3974" w:author="AdminKK" w:date="2017-09-26T14:02:00Z"/>
                  </w:rPr>
                </w:rPrChange>
              </w:rPr>
            </w:pPr>
            <w:ins w:id="3975" w:author="AdminKK" w:date="2017-09-26T14:02:00Z">
              <w:r w:rsidRPr="00C55784">
                <w:rPr>
                  <w:sz w:val="16"/>
                  <w:szCs w:val="16"/>
                  <w:rPrChange w:id="3976" w:author="AdminKK" w:date="2017-09-26T14:06:00Z">
                    <w:rPr>
                      <w:rFonts w:eastAsia="Tahoma"/>
                      <w:b w:val="0"/>
                      <w:bCs w:val="0"/>
                      <w:sz w:val="20"/>
                      <w:szCs w:val="20"/>
                    </w:rPr>
                  </w:rPrChange>
                </w:rPr>
                <w:t>Remark</w:t>
              </w:r>
            </w:ins>
          </w:p>
        </w:tc>
      </w:tr>
      <w:tr w:rsidR="00F7692D" w:rsidRPr="00C55784" w:rsidTr="00F76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977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3978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979" w:author="AdminKK" w:date="2017-09-26T13:58:00Z"/>
                <w:sz w:val="16"/>
                <w:szCs w:val="16"/>
                <w:rPrChange w:id="3980" w:author="AdminKK" w:date="2017-09-26T14:06:00Z">
                  <w:rPr>
                    <w:ins w:id="3981" w:author="AdminKK" w:date="2017-09-26T13:58:00Z"/>
                  </w:rPr>
                </w:rPrChange>
              </w:rPr>
            </w:pPr>
            <w:ins w:id="3982" w:author="AdminKK" w:date="2017-09-26T13:58:00Z">
              <w:r w:rsidRPr="00C55784">
                <w:rPr>
                  <w:sz w:val="16"/>
                  <w:szCs w:val="16"/>
                  <w:rPrChange w:id="3983" w:author="AdminKK" w:date="2017-09-26T14:06:00Z">
                    <w:rPr>
                      <w:rFonts w:eastAsia="Tahoma"/>
                    </w:rPr>
                  </w:rPrChange>
                </w:rPr>
                <w:t>NOTE_ID</w:t>
              </w:r>
            </w:ins>
          </w:p>
        </w:tc>
        <w:tc>
          <w:tcPr>
            <w:tcW w:w="1923" w:type="pct"/>
            <w:tcPrChange w:id="3984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985" w:author="AdminKK" w:date="2017-09-26T13:58:00Z"/>
                <w:sz w:val="16"/>
                <w:szCs w:val="16"/>
                <w:rPrChange w:id="3986" w:author="AdminKK" w:date="2017-09-26T14:06:00Z">
                  <w:rPr>
                    <w:ins w:id="3987" w:author="AdminKK" w:date="2017-09-26T13:58:00Z"/>
                  </w:rPr>
                </w:rPrChange>
              </w:rPr>
            </w:pPr>
            <w:ins w:id="3988" w:author="AdminKK" w:date="2017-09-26T13:58:00Z">
              <w:r w:rsidRPr="00C55784">
                <w:rPr>
                  <w:sz w:val="16"/>
                  <w:szCs w:val="16"/>
                  <w:rPrChange w:id="3989" w:author="AdminKK" w:date="2017-09-26T14:06:00Z">
                    <w:rPr>
                      <w:rFonts w:eastAsia="Tahoma"/>
                    </w:rPr>
                  </w:rPrChange>
                </w:rPr>
                <w:t>Running</w:t>
              </w:r>
            </w:ins>
          </w:p>
        </w:tc>
        <w:tc>
          <w:tcPr>
            <w:tcW w:w="1923" w:type="pct"/>
            <w:tcPrChange w:id="3990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991" w:author="AdminKK" w:date="2017-09-26T14:02:00Z"/>
                <w:sz w:val="16"/>
                <w:szCs w:val="16"/>
                <w:rPrChange w:id="3992" w:author="AdminKK" w:date="2017-09-26T14:06:00Z">
                  <w:rPr>
                    <w:ins w:id="3993" w:author="AdminKK" w:date="2017-09-26T14:02:00Z"/>
                  </w:rPr>
                </w:rPrChange>
              </w:rPr>
            </w:pPr>
          </w:p>
        </w:tc>
      </w:tr>
      <w:tr w:rsidR="00F7692D" w:rsidRPr="00C55784" w:rsidTr="00F769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3994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3995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3996" w:author="AdminKK" w:date="2017-09-26T13:58:00Z"/>
                <w:sz w:val="16"/>
                <w:szCs w:val="16"/>
                <w:rPrChange w:id="3997" w:author="AdminKK" w:date="2017-09-26T14:06:00Z">
                  <w:rPr>
                    <w:ins w:id="3998" w:author="AdminKK" w:date="2017-09-26T13:58:00Z"/>
                  </w:rPr>
                </w:rPrChange>
              </w:rPr>
            </w:pPr>
            <w:ins w:id="3999" w:author="AdminKK" w:date="2017-09-26T13:58:00Z">
              <w:r w:rsidRPr="00C55784">
                <w:rPr>
                  <w:sz w:val="16"/>
                  <w:szCs w:val="16"/>
                  <w:rPrChange w:id="4000" w:author="AdminKK" w:date="2017-09-26T14:06:00Z">
                    <w:rPr>
                      <w:rFonts w:eastAsia="Tahoma"/>
                    </w:rPr>
                  </w:rPrChange>
                </w:rPr>
                <w:t>CUSTOMER_ID</w:t>
              </w:r>
            </w:ins>
          </w:p>
        </w:tc>
        <w:tc>
          <w:tcPr>
            <w:tcW w:w="1923" w:type="pct"/>
            <w:tcPrChange w:id="4001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02" w:author="AdminKK" w:date="2017-09-26T13:58:00Z"/>
                <w:sz w:val="16"/>
                <w:szCs w:val="16"/>
                <w:rPrChange w:id="4003" w:author="AdminKK" w:date="2017-09-26T14:06:00Z">
                  <w:rPr>
                    <w:ins w:id="4004" w:author="AdminKK" w:date="2017-09-26T13:58:00Z"/>
                  </w:rPr>
                </w:rPrChange>
              </w:rPr>
            </w:pPr>
            <w:ins w:id="4005" w:author="AdminKK" w:date="2017-09-26T13:58:00Z">
              <w:r w:rsidRPr="00C55784">
                <w:rPr>
                  <w:sz w:val="16"/>
                  <w:szCs w:val="16"/>
                  <w:rPrChange w:id="4006" w:author="AdminKK" w:date="2017-09-26T14:06:00Z">
                    <w:rPr>
                      <w:rFonts w:eastAsia="Tahoma"/>
                    </w:rPr>
                  </w:rPrChange>
                </w:rPr>
                <w:t>CustomerId</w:t>
              </w:r>
            </w:ins>
          </w:p>
        </w:tc>
        <w:tc>
          <w:tcPr>
            <w:tcW w:w="1923" w:type="pct"/>
            <w:tcPrChange w:id="4007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08" w:author="AdminKK" w:date="2017-09-26T14:02:00Z"/>
                <w:sz w:val="16"/>
                <w:szCs w:val="16"/>
                <w:rPrChange w:id="4009" w:author="AdminKK" w:date="2017-09-26T14:06:00Z">
                  <w:rPr>
                    <w:ins w:id="4010" w:author="AdminKK" w:date="2017-09-26T14:02:00Z"/>
                  </w:rPr>
                </w:rPrChange>
              </w:rPr>
            </w:pPr>
            <w:ins w:id="4011" w:author="AdminKK" w:date="2017-09-26T14:03:00Z">
              <w:r w:rsidRPr="00C55784">
                <w:rPr>
                  <w:rFonts w:hint="eastAsia"/>
                  <w:sz w:val="16"/>
                  <w:szCs w:val="16"/>
                  <w:cs/>
                  <w:rPrChange w:id="4012" w:author="AdminKK" w:date="2017-09-26T14:06:00Z">
                    <w:rPr>
                      <w:rFonts w:eastAsia="Tahoma" w:hint="eastAsia"/>
                      <w:cs/>
                    </w:rPr>
                  </w:rPrChange>
                </w:rPr>
                <w:t>กรณีข้อมูลลูกค้ามาจาก</w:t>
              </w:r>
              <w:r w:rsidRPr="00C55784">
                <w:rPr>
                  <w:sz w:val="16"/>
                  <w:szCs w:val="16"/>
                  <w:cs/>
                  <w:rPrChange w:id="4013" w:author="AdminKK" w:date="2017-09-26T14:06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C55784">
                <w:rPr>
                  <w:sz w:val="16"/>
                  <w:szCs w:val="16"/>
                  <w:rPrChange w:id="4014" w:author="AdminKK" w:date="2017-09-26T14:06:00Z">
                    <w:rPr>
                      <w:rFonts w:eastAsia="Tahoma"/>
                    </w:rPr>
                  </w:rPrChange>
                </w:rPr>
                <w:t>Database</w:t>
              </w:r>
            </w:ins>
          </w:p>
        </w:tc>
      </w:tr>
      <w:tr w:rsidR="00F7692D" w:rsidRPr="00C55784" w:rsidTr="00F76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015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016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017" w:author="AdminKK" w:date="2017-09-26T13:58:00Z"/>
                <w:sz w:val="16"/>
                <w:szCs w:val="16"/>
                <w:rPrChange w:id="4018" w:author="AdminKK" w:date="2017-09-26T14:06:00Z">
                  <w:rPr>
                    <w:ins w:id="4019" w:author="AdminKK" w:date="2017-09-26T13:58:00Z"/>
                  </w:rPr>
                </w:rPrChange>
              </w:rPr>
            </w:pPr>
            <w:ins w:id="4020" w:author="AdminKK" w:date="2017-09-26T13:58:00Z">
              <w:r w:rsidRPr="00C55784">
                <w:rPr>
                  <w:sz w:val="16"/>
                  <w:szCs w:val="16"/>
                  <w:rPrChange w:id="4021" w:author="AdminKK" w:date="2017-09-26T14:06:00Z">
                    <w:rPr>
                      <w:rFonts w:eastAsia="Tahoma"/>
                    </w:rPr>
                  </w:rPrChange>
                </w:rPr>
                <w:t>DETAIL</w:t>
              </w:r>
            </w:ins>
          </w:p>
        </w:tc>
        <w:tc>
          <w:tcPr>
            <w:tcW w:w="1923" w:type="pct"/>
            <w:tcPrChange w:id="4022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23" w:author="AdminKK" w:date="2017-09-26T13:58:00Z"/>
                <w:sz w:val="16"/>
                <w:szCs w:val="16"/>
                <w:cs/>
                <w:lang w:val="en-GB"/>
                <w:rPrChange w:id="4024" w:author="AdminKK" w:date="2017-09-26T14:06:00Z">
                  <w:rPr>
                    <w:ins w:id="4025" w:author="AdminKK" w:date="2017-09-26T13:58:00Z"/>
                    <w:cs/>
                    <w:lang w:val="en-GB"/>
                  </w:rPr>
                </w:rPrChange>
              </w:rPr>
            </w:pPr>
            <w:ins w:id="4026" w:author="AdminKK" w:date="2017-09-26T13:58:00Z">
              <w:r w:rsidRPr="00C55784">
                <w:rPr>
                  <w:rFonts w:hint="eastAsia"/>
                  <w:sz w:val="16"/>
                  <w:szCs w:val="16"/>
                  <w:cs/>
                  <w:lang w:val="en-GB"/>
                  <w:rPrChange w:id="4027" w:author="AdminKK" w:date="2017-09-26T14:06:00Z">
                    <w:rPr>
                      <w:rFonts w:eastAsia="Tahoma" w:hint="eastAsia"/>
                      <w:cs/>
                      <w:lang w:val="en-GB"/>
                    </w:rPr>
                  </w:rPrChange>
                </w:rPr>
                <w:t>รายละเอียด</w:t>
              </w:r>
            </w:ins>
          </w:p>
        </w:tc>
        <w:tc>
          <w:tcPr>
            <w:tcW w:w="1923" w:type="pct"/>
            <w:tcPrChange w:id="4028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29" w:author="AdminKK" w:date="2017-09-26T14:02:00Z"/>
                <w:sz w:val="16"/>
                <w:szCs w:val="16"/>
                <w:cs/>
                <w:lang w:val="en-GB"/>
                <w:rPrChange w:id="4030" w:author="AdminKK" w:date="2017-09-26T14:06:00Z">
                  <w:rPr>
                    <w:ins w:id="4031" w:author="AdminKK" w:date="2017-09-26T14:02:00Z"/>
                    <w:cs/>
                    <w:lang w:val="en-GB"/>
                  </w:rPr>
                </w:rPrChange>
              </w:rPr>
            </w:pPr>
          </w:p>
        </w:tc>
      </w:tr>
      <w:tr w:rsidR="00F7692D" w:rsidRPr="00C55784" w:rsidTr="00F769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4032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033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034" w:author="AdminKK" w:date="2017-09-26T13:58:00Z"/>
                <w:sz w:val="16"/>
                <w:szCs w:val="16"/>
                <w:rPrChange w:id="4035" w:author="AdminKK" w:date="2017-09-26T14:06:00Z">
                  <w:rPr>
                    <w:ins w:id="4036" w:author="AdminKK" w:date="2017-09-26T13:58:00Z"/>
                  </w:rPr>
                </w:rPrChange>
              </w:rPr>
            </w:pPr>
            <w:ins w:id="4037" w:author="AdminKK" w:date="2017-09-26T13:58:00Z">
              <w:r w:rsidRPr="00C55784">
                <w:rPr>
                  <w:sz w:val="16"/>
                  <w:szCs w:val="16"/>
                  <w:rPrChange w:id="4038" w:author="AdminKK" w:date="2017-09-26T14:06:00Z">
                    <w:rPr>
                      <w:rFonts w:eastAsia="Tahoma"/>
                    </w:rPr>
                  </w:rPrChange>
                </w:rPr>
                <w:t>EFFECTIVE_DATE</w:t>
              </w:r>
            </w:ins>
          </w:p>
        </w:tc>
        <w:tc>
          <w:tcPr>
            <w:tcW w:w="1923" w:type="pct"/>
            <w:tcPrChange w:id="4039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40" w:author="AdminKK" w:date="2017-09-26T13:58:00Z"/>
                <w:sz w:val="16"/>
                <w:szCs w:val="16"/>
                <w:cs/>
                <w:lang w:val="en-GB"/>
                <w:rPrChange w:id="4041" w:author="AdminKK" w:date="2017-09-26T14:06:00Z">
                  <w:rPr>
                    <w:ins w:id="4042" w:author="AdminKK" w:date="2017-09-26T13:58:00Z"/>
                    <w:cs/>
                    <w:lang w:val="en-GB"/>
                  </w:rPr>
                </w:rPrChange>
              </w:rPr>
            </w:pPr>
            <w:ins w:id="4043" w:author="AdminKK" w:date="2017-09-26T13:58:00Z">
              <w:r w:rsidRPr="00C55784">
                <w:rPr>
                  <w:rFonts w:hint="eastAsia"/>
                  <w:sz w:val="16"/>
                  <w:szCs w:val="16"/>
                  <w:cs/>
                  <w:lang w:val="en-GB"/>
                  <w:rPrChange w:id="4044" w:author="AdminKK" w:date="2017-09-26T14:06:00Z">
                    <w:rPr>
                      <w:rFonts w:eastAsia="Tahoma" w:hint="eastAsia"/>
                      <w:cs/>
                      <w:lang w:val="en-GB"/>
                    </w:rPr>
                  </w:rPrChange>
                </w:rPr>
                <w:t>วันที่มีผล</w:t>
              </w:r>
            </w:ins>
          </w:p>
        </w:tc>
        <w:tc>
          <w:tcPr>
            <w:tcW w:w="1923" w:type="pct"/>
            <w:tcPrChange w:id="4045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46" w:author="AdminKK" w:date="2017-09-26T14:02:00Z"/>
                <w:sz w:val="16"/>
                <w:szCs w:val="16"/>
                <w:cs/>
                <w:lang w:val="en-GB"/>
                <w:rPrChange w:id="4047" w:author="AdminKK" w:date="2017-09-26T14:06:00Z">
                  <w:rPr>
                    <w:ins w:id="4048" w:author="AdminKK" w:date="2017-09-26T14:02:00Z"/>
                    <w:cs/>
                    <w:lang w:val="en-GB"/>
                  </w:rPr>
                </w:rPrChange>
              </w:rPr>
            </w:pPr>
          </w:p>
        </w:tc>
      </w:tr>
      <w:tr w:rsidR="00F7692D" w:rsidRPr="00C55784" w:rsidTr="00F76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049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050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051" w:author="AdminKK" w:date="2017-09-26T13:58:00Z"/>
                <w:sz w:val="16"/>
                <w:szCs w:val="16"/>
                <w:rPrChange w:id="4052" w:author="AdminKK" w:date="2017-09-26T14:06:00Z">
                  <w:rPr>
                    <w:ins w:id="4053" w:author="AdminKK" w:date="2017-09-26T13:58:00Z"/>
                  </w:rPr>
                </w:rPrChange>
              </w:rPr>
            </w:pPr>
            <w:ins w:id="4054" w:author="AdminKK" w:date="2017-09-26T13:58:00Z">
              <w:r w:rsidRPr="00C55784">
                <w:rPr>
                  <w:sz w:val="16"/>
                  <w:szCs w:val="16"/>
                  <w:rPrChange w:id="4055" w:author="AdminKK" w:date="2017-09-26T14:06:00Z">
                    <w:rPr>
                      <w:rFonts w:eastAsia="Tahoma"/>
                    </w:rPr>
                  </w:rPrChange>
                </w:rPr>
                <w:t>EXPIRY_DATE</w:t>
              </w:r>
            </w:ins>
          </w:p>
        </w:tc>
        <w:tc>
          <w:tcPr>
            <w:tcW w:w="1923" w:type="pct"/>
            <w:tcPrChange w:id="4056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57" w:author="AdminKK" w:date="2017-09-26T13:58:00Z"/>
                <w:sz w:val="16"/>
                <w:szCs w:val="16"/>
                <w:rPrChange w:id="4058" w:author="AdminKK" w:date="2017-09-26T14:06:00Z">
                  <w:rPr>
                    <w:ins w:id="4059" w:author="AdminKK" w:date="2017-09-26T13:58:00Z"/>
                  </w:rPr>
                </w:rPrChange>
              </w:rPr>
            </w:pPr>
            <w:ins w:id="4060" w:author="AdminKK" w:date="2017-09-26T13:58:00Z">
              <w:r w:rsidRPr="00C55784">
                <w:rPr>
                  <w:rFonts w:hint="eastAsia"/>
                  <w:sz w:val="16"/>
                  <w:szCs w:val="16"/>
                  <w:cs/>
                  <w:lang w:val="en-GB"/>
                  <w:rPrChange w:id="4061" w:author="AdminKK" w:date="2017-09-26T14:06:00Z">
                    <w:rPr>
                      <w:rFonts w:eastAsia="Tahoma" w:hint="eastAsia"/>
                      <w:cs/>
                      <w:lang w:val="en-GB"/>
                    </w:rPr>
                  </w:rPrChange>
                </w:rPr>
                <w:t>วันที่หมดอายุ</w:t>
              </w:r>
            </w:ins>
          </w:p>
        </w:tc>
        <w:tc>
          <w:tcPr>
            <w:tcW w:w="1923" w:type="pct"/>
            <w:tcPrChange w:id="4062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63" w:author="AdminKK" w:date="2017-09-26T14:02:00Z"/>
                <w:sz w:val="16"/>
                <w:szCs w:val="16"/>
                <w:cs/>
                <w:lang w:val="en-GB"/>
                <w:rPrChange w:id="4064" w:author="AdminKK" w:date="2017-09-26T14:06:00Z">
                  <w:rPr>
                    <w:ins w:id="4065" w:author="AdminKK" w:date="2017-09-26T14:02:00Z"/>
                    <w:cs/>
                    <w:lang w:val="en-GB"/>
                  </w:rPr>
                </w:rPrChange>
              </w:rPr>
            </w:pPr>
          </w:p>
        </w:tc>
      </w:tr>
      <w:tr w:rsidR="00F7692D" w:rsidRPr="00C55784" w:rsidTr="00F769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4066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067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068" w:author="AdminKK" w:date="2017-09-26T13:58:00Z"/>
                <w:sz w:val="16"/>
                <w:szCs w:val="16"/>
                <w:rPrChange w:id="4069" w:author="AdminKK" w:date="2017-09-26T14:06:00Z">
                  <w:rPr>
                    <w:ins w:id="4070" w:author="AdminKK" w:date="2017-09-26T13:58:00Z"/>
                  </w:rPr>
                </w:rPrChange>
              </w:rPr>
            </w:pPr>
            <w:ins w:id="4071" w:author="AdminKK" w:date="2017-09-26T13:58:00Z">
              <w:r w:rsidRPr="00C55784">
                <w:rPr>
                  <w:sz w:val="16"/>
                  <w:szCs w:val="16"/>
                  <w:rPrChange w:id="4072" w:author="AdminKK" w:date="2017-09-26T14:06:00Z">
                    <w:rPr>
                      <w:rFonts w:eastAsia="Tahoma"/>
                    </w:rPr>
                  </w:rPrChange>
                </w:rPr>
                <w:t>CREATE_USER</w:t>
              </w:r>
            </w:ins>
          </w:p>
        </w:tc>
        <w:tc>
          <w:tcPr>
            <w:tcW w:w="1923" w:type="pct"/>
            <w:tcPrChange w:id="4073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74" w:author="AdminKK" w:date="2017-09-26T13:58:00Z"/>
                <w:sz w:val="16"/>
                <w:szCs w:val="16"/>
                <w:rPrChange w:id="4075" w:author="AdminKK" w:date="2017-09-26T14:06:00Z">
                  <w:rPr>
                    <w:ins w:id="4076" w:author="AdminKK" w:date="2017-09-26T13:58:00Z"/>
                  </w:rPr>
                </w:rPrChange>
              </w:rPr>
            </w:pPr>
            <w:ins w:id="4077" w:author="AdminKK" w:date="2017-09-26T13:58:00Z">
              <w:r w:rsidRPr="00C55784">
                <w:rPr>
                  <w:sz w:val="16"/>
                  <w:szCs w:val="16"/>
                  <w:rPrChange w:id="4078" w:author="AdminKK" w:date="2017-09-26T14:06:00Z">
                    <w:rPr>
                      <w:rFonts w:eastAsia="Tahoma"/>
                    </w:rPr>
                  </w:rPrChange>
                </w:rPr>
                <w:t>User Login</w:t>
              </w:r>
            </w:ins>
          </w:p>
        </w:tc>
        <w:tc>
          <w:tcPr>
            <w:tcW w:w="1923" w:type="pct"/>
            <w:tcPrChange w:id="4079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080" w:author="AdminKK" w:date="2017-09-26T14:02:00Z"/>
                <w:sz w:val="16"/>
                <w:szCs w:val="16"/>
                <w:rPrChange w:id="4081" w:author="AdminKK" w:date="2017-09-26T14:06:00Z">
                  <w:rPr>
                    <w:ins w:id="4082" w:author="AdminKK" w:date="2017-09-26T14:02:00Z"/>
                  </w:rPr>
                </w:rPrChange>
              </w:rPr>
            </w:pPr>
          </w:p>
        </w:tc>
      </w:tr>
      <w:tr w:rsidR="00F7692D" w:rsidRPr="00C55784" w:rsidTr="00F76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083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084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085" w:author="AdminKK" w:date="2017-09-26T13:58:00Z"/>
                <w:sz w:val="16"/>
                <w:szCs w:val="16"/>
                <w:rPrChange w:id="4086" w:author="AdminKK" w:date="2017-09-26T14:06:00Z">
                  <w:rPr>
                    <w:ins w:id="4087" w:author="AdminKK" w:date="2017-09-26T13:58:00Z"/>
                  </w:rPr>
                </w:rPrChange>
              </w:rPr>
            </w:pPr>
            <w:ins w:id="4088" w:author="AdminKK" w:date="2017-09-26T13:58:00Z">
              <w:r w:rsidRPr="00C55784">
                <w:rPr>
                  <w:sz w:val="16"/>
                  <w:szCs w:val="16"/>
                  <w:rPrChange w:id="4089" w:author="AdminKK" w:date="2017-09-26T14:06:00Z">
                    <w:rPr>
                      <w:rFonts w:eastAsia="Tahoma"/>
                    </w:rPr>
                  </w:rPrChange>
                </w:rPr>
                <w:t>UPDATE_USER</w:t>
              </w:r>
            </w:ins>
          </w:p>
        </w:tc>
        <w:tc>
          <w:tcPr>
            <w:tcW w:w="1923" w:type="pct"/>
            <w:tcPrChange w:id="4090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91" w:author="AdminKK" w:date="2017-09-26T13:58:00Z"/>
                <w:sz w:val="16"/>
                <w:szCs w:val="16"/>
                <w:rPrChange w:id="4092" w:author="AdminKK" w:date="2017-09-26T14:06:00Z">
                  <w:rPr>
                    <w:ins w:id="4093" w:author="AdminKK" w:date="2017-09-26T13:58:00Z"/>
                  </w:rPr>
                </w:rPrChange>
              </w:rPr>
            </w:pPr>
            <w:ins w:id="4094" w:author="AdminKK" w:date="2017-09-26T13:58:00Z">
              <w:r w:rsidRPr="00C55784">
                <w:rPr>
                  <w:sz w:val="16"/>
                  <w:szCs w:val="16"/>
                  <w:rPrChange w:id="4095" w:author="AdminKK" w:date="2017-09-26T14:06:00Z">
                    <w:rPr>
                      <w:rFonts w:eastAsia="Tahoma"/>
                    </w:rPr>
                  </w:rPrChange>
                </w:rPr>
                <w:t>User Login</w:t>
              </w:r>
            </w:ins>
          </w:p>
        </w:tc>
        <w:tc>
          <w:tcPr>
            <w:tcW w:w="1923" w:type="pct"/>
            <w:tcPrChange w:id="4096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97" w:author="AdminKK" w:date="2017-09-26T14:02:00Z"/>
                <w:sz w:val="16"/>
                <w:szCs w:val="16"/>
                <w:rPrChange w:id="4098" w:author="AdminKK" w:date="2017-09-26T14:06:00Z">
                  <w:rPr>
                    <w:ins w:id="4099" w:author="AdminKK" w:date="2017-09-26T14:02:00Z"/>
                  </w:rPr>
                </w:rPrChange>
              </w:rPr>
            </w:pPr>
          </w:p>
        </w:tc>
      </w:tr>
      <w:tr w:rsidR="00F7692D" w:rsidRPr="00C55784" w:rsidTr="00F769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4100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101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102" w:author="AdminKK" w:date="2017-09-26T13:58:00Z"/>
                <w:sz w:val="16"/>
                <w:szCs w:val="16"/>
                <w:rPrChange w:id="4103" w:author="AdminKK" w:date="2017-09-26T14:06:00Z">
                  <w:rPr>
                    <w:ins w:id="4104" w:author="AdminKK" w:date="2017-09-26T13:58:00Z"/>
                  </w:rPr>
                </w:rPrChange>
              </w:rPr>
            </w:pPr>
            <w:ins w:id="4105" w:author="AdminKK" w:date="2017-09-26T13:58:00Z">
              <w:r w:rsidRPr="00C55784">
                <w:rPr>
                  <w:sz w:val="16"/>
                  <w:szCs w:val="16"/>
                  <w:rPrChange w:id="4106" w:author="AdminKK" w:date="2017-09-26T14:06:00Z">
                    <w:rPr>
                      <w:rFonts w:eastAsia="Tahoma"/>
                    </w:rPr>
                  </w:rPrChange>
                </w:rPr>
                <w:t>CREATE_DATE</w:t>
              </w:r>
            </w:ins>
          </w:p>
        </w:tc>
        <w:tc>
          <w:tcPr>
            <w:tcW w:w="1923" w:type="pct"/>
            <w:tcPrChange w:id="4107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108" w:author="AdminKK" w:date="2017-09-26T13:58:00Z"/>
                <w:sz w:val="16"/>
                <w:szCs w:val="16"/>
                <w:rPrChange w:id="4109" w:author="AdminKK" w:date="2017-09-26T14:06:00Z">
                  <w:rPr>
                    <w:ins w:id="4110" w:author="AdminKK" w:date="2017-09-26T13:58:00Z"/>
                  </w:rPr>
                </w:rPrChange>
              </w:rPr>
            </w:pPr>
            <w:ins w:id="4111" w:author="AdminKK" w:date="2017-09-26T13:58:00Z">
              <w:r w:rsidRPr="00C55784">
                <w:rPr>
                  <w:sz w:val="16"/>
                  <w:szCs w:val="16"/>
                  <w:rPrChange w:id="4112" w:author="AdminKK" w:date="2017-09-26T14:06:00Z">
                    <w:rPr>
                      <w:rFonts w:eastAsia="Tahoma"/>
                    </w:rPr>
                  </w:rPrChange>
                </w:rPr>
                <w:t>Current DateTime</w:t>
              </w:r>
            </w:ins>
          </w:p>
        </w:tc>
        <w:tc>
          <w:tcPr>
            <w:tcW w:w="1923" w:type="pct"/>
            <w:tcPrChange w:id="4113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114" w:author="AdminKK" w:date="2017-09-26T14:02:00Z"/>
                <w:sz w:val="16"/>
                <w:szCs w:val="16"/>
                <w:rPrChange w:id="4115" w:author="AdminKK" w:date="2017-09-26T14:06:00Z">
                  <w:rPr>
                    <w:ins w:id="4116" w:author="AdminKK" w:date="2017-09-26T14:02:00Z"/>
                  </w:rPr>
                </w:rPrChange>
              </w:rPr>
            </w:pPr>
          </w:p>
        </w:tc>
      </w:tr>
      <w:tr w:rsidR="00F7692D" w:rsidRPr="00C55784" w:rsidTr="00F76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117" w:author="AdminKK" w:date="2017-09-26T13:5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118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119" w:author="AdminKK" w:date="2017-09-26T13:58:00Z"/>
                <w:sz w:val="16"/>
                <w:szCs w:val="16"/>
                <w:rPrChange w:id="4120" w:author="AdminKK" w:date="2017-09-26T14:06:00Z">
                  <w:rPr>
                    <w:ins w:id="4121" w:author="AdminKK" w:date="2017-09-26T13:58:00Z"/>
                  </w:rPr>
                </w:rPrChange>
              </w:rPr>
            </w:pPr>
            <w:ins w:id="4122" w:author="AdminKK" w:date="2017-09-26T13:58:00Z">
              <w:r w:rsidRPr="00C55784">
                <w:rPr>
                  <w:sz w:val="16"/>
                  <w:szCs w:val="16"/>
                  <w:rPrChange w:id="4123" w:author="AdminKK" w:date="2017-09-26T14:06:00Z">
                    <w:rPr>
                      <w:rFonts w:eastAsia="Tahoma"/>
                    </w:rPr>
                  </w:rPrChange>
                </w:rPr>
                <w:t>UPDATE_DATE</w:t>
              </w:r>
            </w:ins>
          </w:p>
        </w:tc>
        <w:tc>
          <w:tcPr>
            <w:tcW w:w="1923" w:type="pct"/>
            <w:tcPrChange w:id="4124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125" w:author="AdminKK" w:date="2017-09-26T13:58:00Z"/>
                <w:sz w:val="16"/>
                <w:szCs w:val="16"/>
                <w:rPrChange w:id="4126" w:author="AdminKK" w:date="2017-09-26T14:06:00Z">
                  <w:rPr>
                    <w:ins w:id="4127" w:author="AdminKK" w:date="2017-09-26T13:58:00Z"/>
                  </w:rPr>
                </w:rPrChange>
              </w:rPr>
            </w:pPr>
            <w:ins w:id="4128" w:author="AdminKK" w:date="2017-09-26T13:58:00Z">
              <w:r w:rsidRPr="00C55784">
                <w:rPr>
                  <w:sz w:val="16"/>
                  <w:szCs w:val="16"/>
                  <w:rPrChange w:id="4129" w:author="AdminKK" w:date="2017-09-26T14:06:00Z">
                    <w:rPr>
                      <w:rFonts w:eastAsia="Tahoma"/>
                    </w:rPr>
                  </w:rPrChange>
                </w:rPr>
                <w:t>Current DateTime</w:t>
              </w:r>
            </w:ins>
          </w:p>
        </w:tc>
        <w:tc>
          <w:tcPr>
            <w:tcW w:w="1923" w:type="pct"/>
            <w:tcPrChange w:id="4130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131" w:author="AdminKK" w:date="2017-09-26T14:02:00Z"/>
                <w:sz w:val="16"/>
                <w:szCs w:val="16"/>
                <w:rPrChange w:id="4132" w:author="AdminKK" w:date="2017-09-26T14:06:00Z">
                  <w:rPr>
                    <w:ins w:id="4133" w:author="AdminKK" w:date="2017-09-26T14:02:00Z"/>
                  </w:rPr>
                </w:rPrChange>
              </w:rPr>
            </w:pPr>
          </w:p>
        </w:tc>
      </w:tr>
      <w:tr w:rsidR="00F7692D" w:rsidRPr="00C55784" w:rsidTr="00F769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ins w:id="4134" w:author="AdminKK" w:date="2017-09-26T14:0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PrChange w:id="4135" w:author="AdminKK" w:date="2017-09-26T14:02:00Z">
              <w:tcPr>
                <w:tcW w:w="1876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<w:rPr>
                <w:ins w:id="4136" w:author="AdminKK" w:date="2017-09-26T14:02:00Z"/>
                <w:sz w:val="16"/>
                <w:szCs w:val="16"/>
                <w:rPrChange w:id="4137" w:author="AdminKK" w:date="2017-09-26T14:06:00Z">
                  <w:rPr>
                    <w:ins w:id="4138" w:author="AdminKK" w:date="2017-09-26T14:02:00Z"/>
                  </w:rPr>
                </w:rPrChange>
              </w:rPr>
            </w:pPr>
            <w:ins w:id="4139" w:author="AdminKK" w:date="2017-09-26T14:02:00Z">
              <w:r w:rsidRPr="00C55784">
                <w:rPr>
                  <w:sz w:val="16"/>
                  <w:szCs w:val="16"/>
                  <w:rPrChange w:id="4140" w:author="AdminKK" w:date="2017-09-26T14:06:00Z">
                    <w:rPr>
                      <w:rFonts w:eastAsia="Tahoma"/>
                    </w:rPr>
                  </w:rPrChange>
                </w:rPr>
                <w:t>KKCIS_ID</w:t>
              </w:r>
            </w:ins>
          </w:p>
        </w:tc>
        <w:tc>
          <w:tcPr>
            <w:tcW w:w="1923" w:type="pct"/>
            <w:tcPrChange w:id="4141" w:author="AdminKK" w:date="2017-09-26T14:02:00Z">
              <w:tcPr>
                <w:tcW w:w="3124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142" w:author="AdminKK" w:date="2017-09-26T14:02:00Z"/>
                <w:sz w:val="16"/>
                <w:szCs w:val="16"/>
                <w:cs/>
                <w:rPrChange w:id="4143" w:author="AdminKK" w:date="2017-09-26T14:06:00Z">
                  <w:rPr>
                    <w:ins w:id="4144" w:author="AdminKK" w:date="2017-09-26T14:02:00Z"/>
                    <w:cs/>
                  </w:rPr>
                </w:rPrChange>
              </w:rPr>
            </w:pPr>
            <w:ins w:id="4145" w:author="AdminKK" w:date="2017-09-26T14:02:00Z">
              <w:r w:rsidRPr="00C55784">
                <w:rPr>
                  <w:sz w:val="16"/>
                  <w:szCs w:val="16"/>
                  <w:rPrChange w:id="4146" w:author="AdminKK" w:date="2017-09-26T14:06:00Z">
                    <w:rPr>
                      <w:rFonts w:eastAsia="Tahoma"/>
                    </w:rPr>
                  </w:rPrChange>
                </w:rPr>
                <w:t xml:space="preserve">CustomerNumber  </w:t>
              </w:r>
            </w:ins>
          </w:p>
        </w:tc>
        <w:tc>
          <w:tcPr>
            <w:tcW w:w="1923" w:type="pct"/>
            <w:tcPrChange w:id="4147" w:author="AdminKK" w:date="2017-09-26T14:02:00Z">
              <w:tcPr>
                <w:tcW w:w="1" w:type="pct"/>
              </w:tcPr>
            </w:tcPrChange>
          </w:tcPr>
          <w:p w:rsidR="00F7692D" w:rsidRPr="00C55784" w:rsidRDefault="00F7692D" w:rsidP="005C5F9A">
            <w:pPr>
              <w:pStyle w:val="TableConten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ns w:id="4148" w:author="AdminKK" w:date="2017-09-26T14:02:00Z"/>
                <w:sz w:val="16"/>
                <w:szCs w:val="16"/>
                <w:rPrChange w:id="4149" w:author="AdminKK" w:date="2017-09-26T14:06:00Z">
                  <w:rPr>
                    <w:ins w:id="4150" w:author="AdminKK" w:date="2017-09-26T14:02:00Z"/>
                  </w:rPr>
                </w:rPrChange>
              </w:rPr>
            </w:pPr>
            <w:ins w:id="4151" w:author="AdminKK" w:date="2017-09-26T14:03:00Z">
              <w:r w:rsidRPr="00C55784">
                <w:rPr>
                  <w:rFonts w:hint="eastAsia"/>
                  <w:sz w:val="16"/>
                  <w:szCs w:val="16"/>
                  <w:cs/>
                  <w:rPrChange w:id="4152" w:author="AdminKK" w:date="2017-09-26T14:06:00Z">
                    <w:rPr>
                      <w:rFonts w:eastAsia="Tahoma" w:hint="eastAsia"/>
                      <w:cs/>
                    </w:rPr>
                  </w:rPrChange>
                </w:rPr>
                <w:t>กรณีข้อมูลลูกค้ามาจาก</w:t>
              </w:r>
              <w:r w:rsidRPr="00C55784">
                <w:rPr>
                  <w:sz w:val="16"/>
                  <w:szCs w:val="16"/>
                  <w:cs/>
                  <w:rPrChange w:id="4153" w:author="AdminKK" w:date="2017-09-26T14:06:00Z">
                    <w:rPr>
                      <w:rFonts w:eastAsia="Tahoma"/>
                      <w:cs/>
                    </w:rPr>
                  </w:rPrChange>
                </w:rPr>
                <w:t xml:space="preserve"> </w:t>
              </w:r>
              <w:r w:rsidRPr="00C55784">
                <w:rPr>
                  <w:sz w:val="16"/>
                  <w:szCs w:val="16"/>
                  <w:rPrChange w:id="4154" w:author="AdminKK" w:date="2017-09-26T14:06:00Z">
                    <w:rPr>
                      <w:rFonts w:eastAsia="Tahoma"/>
                    </w:rPr>
                  </w:rPrChange>
                </w:rPr>
                <w:t>Webservice</w:t>
              </w:r>
            </w:ins>
          </w:p>
        </w:tc>
      </w:tr>
    </w:tbl>
    <w:p w:rsidR="00633096" w:rsidRDefault="00633096" w:rsidP="00633096">
      <w:pPr>
        <w:pStyle w:val="ListParagraph"/>
        <w:rPr>
          <w:ins w:id="4155" w:author="AdminKK" w:date="2017-09-26T13:58:00Z"/>
        </w:rPr>
      </w:pPr>
    </w:p>
    <w:p w:rsidR="00633096" w:rsidRDefault="00633096">
      <w:pPr>
        <w:pStyle w:val="ListParagraph"/>
        <w:numPr>
          <w:ilvl w:val="0"/>
          <w:numId w:val="152"/>
        </w:numPr>
        <w:rPr>
          <w:ins w:id="4156" w:author="AdminKK" w:date="2017-09-26T17:35:00Z"/>
        </w:rPr>
        <w:pPrChange w:id="4157" w:author="AdminKK" w:date="2017-09-26T11:48:00Z">
          <w:pPr>
            <w:spacing w:after="0" w:line="240" w:lineRule="auto"/>
          </w:pPr>
        </w:pPrChange>
      </w:pPr>
      <w:ins w:id="4158" w:author="AdminKK" w:date="2017-09-26T13:58:00Z">
        <w:r w:rsidRPr="008422B5">
          <w:rPr>
            <w:rFonts w:hint="cs"/>
            <w:cs/>
          </w:rPr>
          <w:t xml:space="preserve">เมื่อผู้ใช้ระบบกดปุ่ม </w:t>
        </w:r>
        <w:r>
          <w:t>Cancel</w:t>
        </w:r>
        <w:r w:rsidRPr="008422B5">
          <w:t xml:space="preserve"> </w:t>
        </w:r>
        <w:r>
          <w:rPr>
            <w:rFonts w:hint="cs"/>
            <w:cs/>
          </w:rPr>
          <w:t>ระบบจะทำการปิดหน้าจอ บันทึก</w:t>
        </w:r>
        <w:r w:rsidR="00F7692D">
          <w:t xml:space="preserve"> Not</w:t>
        </w:r>
      </w:ins>
      <w:ins w:id="4159" w:author="AdminKK" w:date="2017-09-26T14:03:00Z">
        <w:r w:rsidR="00F7692D">
          <w:t>e</w:t>
        </w:r>
      </w:ins>
    </w:p>
    <w:p w:rsidR="002702D0" w:rsidRDefault="002702D0">
      <w:pPr>
        <w:rPr>
          <w:ins w:id="4160" w:author="AdminKK" w:date="2017-09-26T17:35:00Z"/>
        </w:rPr>
        <w:pPrChange w:id="4161" w:author="AdminKK" w:date="2017-09-26T17:35:00Z">
          <w:pPr>
            <w:spacing w:after="0" w:line="240" w:lineRule="auto"/>
          </w:pPr>
        </w:pPrChange>
      </w:pPr>
    </w:p>
    <w:p w:rsidR="002702D0" w:rsidRDefault="002702D0">
      <w:pPr>
        <w:rPr>
          <w:ins w:id="4162" w:author="AdminKK" w:date="2017-09-26T17:35:00Z"/>
        </w:rPr>
        <w:pPrChange w:id="4163" w:author="AdminKK" w:date="2017-09-26T17:35:00Z">
          <w:pPr>
            <w:spacing w:after="0" w:line="240" w:lineRule="auto"/>
          </w:pPr>
        </w:pPrChange>
      </w:pPr>
    </w:p>
    <w:p w:rsidR="002702D0" w:rsidRDefault="002702D0">
      <w:pPr>
        <w:rPr>
          <w:ins w:id="4164" w:author="AdminKK" w:date="2017-09-26T17:35:00Z"/>
          <w:cs/>
        </w:rPr>
      </w:pPr>
      <w:ins w:id="4165" w:author="AdminKK" w:date="2017-09-26T17:35:00Z">
        <w:r>
          <w:rPr>
            <w:cs/>
          </w:rPr>
          <w:br w:type="page"/>
        </w:r>
      </w:ins>
    </w:p>
    <w:p w:rsidR="002702D0" w:rsidRDefault="002702D0">
      <w:pPr>
        <w:pStyle w:val="Heading1"/>
        <w:rPr>
          <w:ins w:id="4166" w:author="AdminKK" w:date="2017-09-26T17:36:00Z"/>
        </w:rPr>
        <w:pPrChange w:id="4167" w:author="AdminKK" w:date="2017-09-26T17:36:00Z">
          <w:pPr>
            <w:spacing w:after="0" w:line="240" w:lineRule="auto"/>
          </w:pPr>
        </w:pPrChange>
      </w:pPr>
      <w:bookmarkStart w:id="4168" w:name="_Toc473668962"/>
      <w:bookmarkStart w:id="4169" w:name="_Toc494983116"/>
      <w:ins w:id="4170" w:author="AdminKK" w:date="2017-09-26T17:36:00Z">
        <w:r>
          <w:lastRenderedPageBreak/>
          <w:t>4</w:t>
        </w:r>
      </w:ins>
      <w:ins w:id="4171" w:author="AdminKK" w:date="2017-09-26T17:35:00Z">
        <w:r>
          <w:t xml:space="preserve"> </w:t>
        </w:r>
        <w:r w:rsidRPr="00E94D20">
          <w:t>Import contact data (BDW)</w:t>
        </w:r>
      </w:ins>
      <w:bookmarkEnd w:id="4168"/>
      <w:bookmarkEnd w:id="4169"/>
    </w:p>
    <w:p w:rsidR="002702D0" w:rsidRDefault="002702D0">
      <w:pPr>
        <w:pStyle w:val="Heading2"/>
        <w:rPr>
          <w:ins w:id="4172" w:author="AdminKK" w:date="2017-09-26T17:38:00Z"/>
        </w:rPr>
        <w:pPrChange w:id="4173" w:author="AdminKK" w:date="2017-09-26T17:42:00Z">
          <w:pPr>
            <w:spacing w:after="0" w:line="240" w:lineRule="auto"/>
          </w:pPr>
        </w:pPrChange>
      </w:pPr>
      <w:bookmarkStart w:id="4174" w:name="_Toc494983117"/>
      <w:ins w:id="4175" w:author="AdminKK" w:date="2017-09-26T17:37:00Z">
        <w:r>
          <w:rPr>
            <w:rFonts w:hint="cs"/>
            <w:cs/>
          </w:rPr>
          <w:t xml:space="preserve">4.1 </w:t>
        </w:r>
      </w:ins>
      <w:ins w:id="4176" w:author="AdminKK" w:date="2017-09-26T17:38:00Z">
        <w:r>
          <w:t>Process Design</w:t>
        </w:r>
        <w:bookmarkEnd w:id="4174"/>
      </w:ins>
    </w:p>
    <w:p w:rsidR="007464EA" w:rsidRDefault="00DE4D6D">
      <w:pPr>
        <w:rPr>
          <w:ins w:id="4177" w:author="AdminKK" w:date="2017-09-26T17:53:00Z"/>
        </w:rPr>
        <w:pPrChange w:id="4178" w:author="AdminKK" w:date="2017-09-26T17:36:00Z">
          <w:pPr>
            <w:spacing w:after="0" w:line="240" w:lineRule="auto"/>
          </w:pPr>
        </w:pPrChange>
      </w:pPr>
      <w:ins w:id="4179" w:author="AdminKK" w:date="2017-09-26T17:39:00Z">
        <w:r>
          <w:tab/>
        </w:r>
        <w:r>
          <w:rPr>
            <w:rFonts w:hint="cs"/>
            <w:cs/>
          </w:rPr>
          <w:t xml:space="preserve">ปรับปรุง </w:t>
        </w:r>
        <w:r>
          <w:t xml:space="preserve">Process </w:t>
        </w:r>
        <w:r>
          <w:rPr>
            <w:rFonts w:hint="cs"/>
            <w:cs/>
          </w:rPr>
          <w:t xml:space="preserve">การ </w:t>
        </w:r>
        <w:r>
          <w:t xml:space="preserve">Import contact data </w:t>
        </w:r>
      </w:ins>
      <w:ins w:id="4180" w:author="AdminKK" w:date="2017-09-26T17:40:00Z">
        <w:r>
          <w:rPr>
            <w:rFonts w:hint="cs"/>
            <w:cs/>
          </w:rPr>
          <w:t>ในขั้นตอน</w:t>
        </w:r>
      </w:ins>
    </w:p>
    <w:p w:rsidR="002702D0" w:rsidRDefault="007464EA">
      <w:pPr>
        <w:rPr>
          <w:ins w:id="4181" w:author="AdminKK" w:date="2017-09-26T17:43:00Z"/>
        </w:rPr>
        <w:pPrChange w:id="4182" w:author="AdminKK" w:date="2017-09-26T17:53:00Z">
          <w:pPr>
            <w:spacing w:after="0" w:line="240" w:lineRule="auto"/>
          </w:pPr>
        </w:pPrChange>
      </w:pPr>
      <w:ins w:id="4183" w:author="AdminKK" w:date="2017-09-26T17:53:00Z">
        <w:r>
          <w:rPr>
            <w:rFonts w:hint="cs"/>
            <w:cs/>
          </w:rPr>
          <w:t>4.1.1 ทำ</w:t>
        </w:r>
      </w:ins>
      <w:ins w:id="4184" w:author="AdminKK" w:date="2017-09-26T17:40:00Z">
        <w:r w:rsidR="00DE4D6D">
          <w:rPr>
            <w:rFonts w:hint="cs"/>
            <w:cs/>
          </w:rPr>
          <w:t xml:space="preserve">การปรับปรุงข้อมูลใน </w:t>
        </w:r>
        <w:r w:rsidR="00DE4D6D">
          <w:t>Table Master TB_M_CUSTOMER_CONTRACT</w:t>
        </w:r>
      </w:ins>
      <w:ins w:id="4185" w:author="AdminKK" w:date="2017-09-26T17:41:00Z">
        <w:r w:rsidR="00DE4D6D">
          <w:rPr>
            <w:rFonts w:hint="cs"/>
            <w:cs/>
          </w:rPr>
          <w:t xml:space="preserve"> โดยเลือกเฉพาะ </w:t>
        </w:r>
        <w:r w:rsidR="00DE4D6D">
          <w:t xml:space="preserve">record </w:t>
        </w:r>
        <w:r w:rsidR="00DE4D6D">
          <w:rPr>
            <w:rFonts w:hint="cs"/>
            <w:cs/>
          </w:rPr>
          <w:t xml:space="preserve">ที่ </w:t>
        </w:r>
        <w:r w:rsidR="00DE4D6D">
          <w:t xml:space="preserve">TB_I_BDW_CONTACT.ERROR </w:t>
        </w:r>
        <w:r w:rsidR="00DE4D6D">
          <w:rPr>
            <w:rFonts w:hint="cs"/>
            <w:cs/>
          </w:rPr>
          <w:t xml:space="preserve">มีค่าเป็น </w:t>
        </w:r>
        <w:r w:rsidR="00DE4D6D">
          <w:t xml:space="preserve">NULL </w:t>
        </w:r>
        <w:r w:rsidR="00DE4D6D">
          <w:rPr>
            <w:rFonts w:hint="cs"/>
            <w:cs/>
          </w:rPr>
          <w:t>เท่านั้น</w:t>
        </w:r>
      </w:ins>
    </w:p>
    <w:p w:rsidR="00DE4D6D" w:rsidRDefault="00DE4D6D" w:rsidP="00DE4D6D">
      <w:pPr>
        <w:pStyle w:val="TableHeader"/>
        <w:rPr>
          <w:ins w:id="4186" w:author="AdminKK" w:date="2017-09-26T17:43:00Z"/>
        </w:rPr>
      </w:pPr>
      <w:ins w:id="4187" w:author="AdminKK" w:date="2017-09-26T17:43:00Z">
        <w:r>
          <w:t>TB_M_CUSTOMER_CONTACT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E4D6D" w:rsidRPr="002A75D5" w:rsidTr="002A7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188" w:author="AdminKK" w:date="2017-09-26T17:4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DE4D6D" w:rsidRDefault="00DE4D6D" w:rsidP="002A7A22">
            <w:pPr>
              <w:autoSpaceDE w:val="0"/>
              <w:autoSpaceDN w:val="0"/>
              <w:adjustRightInd w:val="0"/>
              <w:rPr>
                <w:ins w:id="4189" w:author="AdminKK" w:date="2017-09-26T17:43:00Z"/>
                <w:rFonts w:eastAsiaTheme="minorHAnsi"/>
                <w:noProof/>
                <w:color w:val="008000"/>
                <w:sz w:val="18"/>
                <w:szCs w:val="18"/>
              </w:rPr>
            </w:pPr>
          </w:p>
          <w:p w:rsidR="00DE4D6D" w:rsidRPr="002A75D5" w:rsidRDefault="00DE4D6D" w:rsidP="002A7A22">
            <w:pPr>
              <w:autoSpaceDE w:val="0"/>
              <w:autoSpaceDN w:val="0"/>
              <w:adjustRightInd w:val="0"/>
              <w:rPr>
                <w:ins w:id="4190" w:author="AdminKK" w:date="2017-09-26T17:43:00Z"/>
                <w:rFonts w:eastAsiaTheme="minorHAnsi"/>
                <w:noProof/>
                <w:color w:val="008000"/>
                <w:sz w:val="18"/>
                <w:szCs w:val="18"/>
              </w:rPr>
            </w:pPr>
            <w:ins w:id="4191" w:author="AdminKK" w:date="2017-09-26T17:43:00Z"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</w:rPr>
                <w:t xml:space="preserve">-- 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  <w:cs/>
                </w:rPr>
                <w:t>กรณี</w:t>
              </w:r>
              <w:r>
                <w:rPr>
                  <w:rFonts w:eastAsiaTheme="minorHAnsi" w:hint="cs"/>
                  <w:noProof/>
                  <w:color w:val="008000"/>
                  <w:sz w:val="18"/>
                  <w:szCs w:val="18"/>
                  <w:cs/>
                </w:rPr>
                <w:t>มีข้อมูลความสัมพันธ์อยู่แล้วให้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  <w:cs/>
                </w:rPr>
                <w:t xml:space="preserve"> 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</w:rPr>
                <w:t xml:space="preserve">Update relationship 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192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193" w:author="AdminKK" w:date="2017-09-26T17:50:00Z">
              <w:r>
                <w:rPr>
                  <w:rFonts w:ascii="Consolas" w:eastAsiaTheme="minorHAnsi" w:hAnsi="Consolas" w:cs="Consolas"/>
                  <w:color w:val="FF00FF"/>
                  <w:sz w:val="19"/>
                  <w:szCs w:val="19"/>
                </w:rPr>
                <w:t>UPDATE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cc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194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195" w:author="AdminKK" w:date="2017-09-26T17:50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SET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cc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RELATIONSHIP_ID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=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RELATION_ID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196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197" w:author="AdminKK" w:date="2017-09-26T17:50:00Z"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 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cc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IS_EDIT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=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0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198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199" w:author="AdminKK" w:date="2017-09-26T17:50:00Z"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 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cc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UPDATE_DATE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=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FF00FF"/>
                  <w:sz w:val="19"/>
                  <w:szCs w:val="19"/>
                </w:rPr>
                <w:t>GETDATE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()</w:t>
              </w:r>
            </w:ins>
          </w:p>
          <w:p w:rsidR="00BF530C" w:rsidRPr="00CB4271" w:rsidRDefault="00BF530C" w:rsidP="00BF530C">
            <w:pPr>
              <w:autoSpaceDE w:val="0"/>
              <w:autoSpaceDN w:val="0"/>
              <w:adjustRightInd w:val="0"/>
              <w:spacing w:after="160" w:line="259" w:lineRule="auto"/>
              <w:rPr>
                <w:ins w:id="4200" w:author="AdminKK" w:date="2017-09-26T17:50:00Z"/>
                <w:rFonts w:ascii="Consolas" w:eastAsiaTheme="minorHAnsi" w:hAnsi="Consolas" w:cs="Consolas"/>
                <w:color w:val="FF0000"/>
                <w:sz w:val="19"/>
                <w:szCs w:val="19"/>
                <w:rPrChange w:id="4201" w:author="AdminKK" w:date="2017-09-26T17:55:00Z">
                  <w:rPr>
                    <w:ins w:id="4202" w:author="AdminKK" w:date="2017-09-26T17:50:00Z"/>
                    <w:rFonts w:ascii="Consolas" w:eastAsiaTheme="minorHAnsi" w:hAnsi="Consolas" w:cs="Consolas"/>
                    <w:color w:val="000000"/>
                    <w:sz w:val="19"/>
                    <w:szCs w:val="19"/>
                  </w:rPr>
                </w:rPrChange>
              </w:rPr>
            </w:pPr>
            <w:ins w:id="4203" w:author="AdminKK" w:date="2017-09-26T17:50:00Z">
              <w:r w:rsidRPr="00CB4271">
                <w:rPr>
                  <w:rFonts w:ascii="Consolas" w:eastAsiaTheme="minorHAnsi" w:hAnsi="Consolas" w:cs="Consolas"/>
                  <w:color w:val="FF0000"/>
                  <w:sz w:val="19"/>
                  <w:szCs w:val="19"/>
                  <w:rPrChange w:id="4204" w:author="AdminKK" w:date="2017-09-26T17:55:00Z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rPrChange>
                </w:rPr>
                <w:t xml:space="preserve">   ,cc.KKCIS_ID=CT.KKCIS_ID</w:t>
              </w:r>
            </w:ins>
          </w:p>
          <w:p w:rsidR="00BF530C" w:rsidRPr="00CB4271" w:rsidRDefault="00BF530C" w:rsidP="00BF530C">
            <w:pPr>
              <w:autoSpaceDE w:val="0"/>
              <w:autoSpaceDN w:val="0"/>
              <w:adjustRightInd w:val="0"/>
              <w:spacing w:after="160" w:line="259" w:lineRule="auto"/>
              <w:rPr>
                <w:ins w:id="4205" w:author="AdminKK" w:date="2017-09-26T17:50:00Z"/>
                <w:rFonts w:ascii="Consolas" w:eastAsiaTheme="minorHAnsi" w:hAnsi="Consolas" w:cs="Consolas"/>
                <w:color w:val="FF0000"/>
                <w:sz w:val="19"/>
                <w:szCs w:val="19"/>
                <w:rPrChange w:id="4206" w:author="AdminKK" w:date="2017-09-26T17:55:00Z">
                  <w:rPr>
                    <w:ins w:id="4207" w:author="AdminKK" w:date="2017-09-26T17:50:00Z"/>
                    <w:rFonts w:ascii="Consolas" w:eastAsiaTheme="minorHAnsi" w:hAnsi="Consolas" w:cs="Consolas"/>
                    <w:color w:val="000000"/>
                    <w:sz w:val="19"/>
                    <w:szCs w:val="19"/>
                  </w:rPr>
                </w:rPrChange>
              </w:rPr>
            </w:pPr>
            <w:ins w:id="4208" w:author="AdminKK" w:date="2017-09-26T17:50:00Z">
              <w:r w:rsidRPr="00CB4271">
                <w:rPr>
                  <w:rFonts w:ascii="Consolas" w:eastAsiaTheme="minorHAnsi" w:hAnsi="Consolas" w:cs="Consolas"/>
                  <w:color w:val="FF0000"/>
                  <w:sz w:val="19"/>
                  <w:szCs w:val="19"/>
                  <w:rPrChange w:id="4209" w:author="AdminKK" w:date="2017-09-26T17:55:00Z"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</w:rPr>
                  </w:rPrChange>
                </w:rPr>
                <w:t xml:space="preserve">   ,cc.ACCOUNT_NO=bdw.ACCOUNT_NO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10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11" w:author="AdminKK" w:date="2017-09-26T17:50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FROM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TB_I_BDW_CONTACT </w:t>
              </w:r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as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12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13" w:author="AdminKK" w:date="2017-09-26T17:50:00Z"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INNER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JOIN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TB_M_CUSTOMER_CONTACT cc  </w:t>
              </w:r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ON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CUSTOMER_CONTACT_ID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=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cc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CUSTOMER_CONTACT_ID</w:t>
              </w:r>
            </w:ins>
          </w:p>
          <w:p w:rsidR="00BF530C" w:rsidRPr="00CB4271" w:rsidRDefault="00BF530C" w:rsidP="00BF530C">
            <w:pPr>
              <w:autoSpaceDE w:val="0"/>
              <w:autoSpaceDN w:val="0"/>
              <w:adjustRightInd w:val="0"/>
              <w:spacing w:after="160" w:line="259" w:lineRule="auto"/>
              <w:rPr>
                <w:ins w:id="4214" w:author="AdminKK" w:date="2017-09-26T17:50:00Z"/>
                <w:rFonts w:ascii="Consolas" w:eastAsiaTheme="minorHAnsi" w:hAnsi="Consolas" w:cs="Consolas"/>
                <w:color w:val="FF0000"/>
                <w:sz w:val="19"/>
                <w:szCs w:val="19"/>
                <w:rPrChange w:id="4215" w:author="AdminKK" w:date="2017-09-26T17:55:00Z">
                  <w:rPr>
                    <w:ins w:id="4216" w:author="AdminKK" w:date="2017-09-26T17:50:00Z"/>
                    <w:rFonts w:ascii="Consolas" w:eastAsiaTheme="minorHAnsi" w:hAnsi="Consolas" w:cs="Consolas"/>
                    <w:color w:val="000000"/>
                    <w:sz w:val="19"/>
                    <w:szCs w:val="19"/>
                  </w:rPr>
                </w:rPrChange>
              </w:rPr>
            </w:pPr>
            <w:ins w:id="4217" w:author="AdminKK" w:date="2017-09-26T17:50:00Z">
              <w:r w:rsidRPr="00CB4271">
                <w:rPr>
                  <w:rFonts w:ascii="Consolas" w:eastAsiaTheme="minorHAnsi" w:hAnsi="Consolas" w:cs="Consolas"/>
                  <w:color w:val="FF0000"/>
                  <w:sz w:val="19"/>
                  <w:szCs w:val="19"/>
                  <w:rPrChange w:id="4218" w:author="AdminKK" w:date="2017-09-26T17:55:00Z">
                    <w:rPr>
                      <w:rFonts w:ascii="Consolas" w:eastAsiaTheme="minorHAnsi" w:hAnsi="Consolas" w:cs="Consolas"/>
                      <w:color w:val="808080"/>
                      <w:sz w:val="19"/>
                      <w:szCs w:val="19"/>
                    </w:rPr>
                  </w:rPrChange>
                </w:rPr>
                <w:t>INNER JOIN TB_M_CONTACT CT ON CT.CONTACT_ID=CC.CONTACT_ID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19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20" w:author="AdminKK" w:date="2017-09-26T17:50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WHERE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DATA_TYPE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&lt;&gt;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FF0000"/>
                  <w:sz w:val="19"/>
                  <w:szCs w:val="19"/>
                </w:rPr>
                <w:t>'H'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AND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CONTACT_ID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IS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NOT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NULL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21" w:author="AdminKK" w:date="2017-09-26T17:50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22" w:author="AdminKK" w:date="2017-09-26T17:50:00Z"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AND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CUSTOMER_CONTACT_ID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IS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NOT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NULL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</w:ins>
          </w:p>
          <w:p w:rsidR="00DE4D6D" w:rsidRDefault="00BF530C" w:rsidP="00BF530C">
            <w:pPr>
              <w:autoSpaceDE w:val="0"/>
              <w:autoSpaceDN w:val="0"/>
              <w:adjustRightInd w:val="0"/>
              <w:rPr>
                <w:ins w:id="4223" w:author="AdminKK" w:date="2017-09-26T17:50:00Z"/>
                <w:rFonts w:ascii="Courier New" w:eastAsiaTheme="minorHAnsi" w:hAnsi="Courier New" w:cs="Courier New"/>
                <w:noProof/>
                <w:color w:val="008000"/>
                <w:sz w:val="18"/>
                <w:szCs w:val="18"/>
              </w:rPr>
            </w:pPr>
            <w:ins w:id="4224" w:author="AdminKK" w:date="2017-09-26T17:50:00Z"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AND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RELATIONSHIP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&lt;&gt;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FF00FF"/>
                  <w:sz w:val="19"/>
                  <w:szCs w:val="19"/>
                </w:rPr>
                <w:t>ISNULL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(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RELATION_NAME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FF0000"/>
                  <w:sz w:val="19"/>
                  <w:szCs w:val="19"/>
                </w:rPr>
                <w:t>''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)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008000"/>
                  <w:sz w:val="19"/>
                  <w:szCs w:val="19"/>
                </w:rPr>
                <w:t>--</w:t>
              </w:r>
              <w:r>
                <w:rPr>
                  <w:rFonts w:ascii="Consolas" w:eastAsiaTheme="minorHAnsi" w:hAnsi="Consolas" w:cs="Angsana New"/>
                  <w:color w:val="008000"/>
                  <w:sz w:val="19"/>
                  <w:szCs w:val="19"/>
                  <w:cs/>
                </w:rPr>
                <w:t>ค่าไม่เปลี่ยนไม่ต้อง</w:t>
              </w:r>
              <w:r>
                <w:rPr>
                  <w:rFonts w:ascii="Consolas" w:eastAsiaTheme="minorHAnsi" w:hAnsi="Consolas" w:cs="Consolas"/>
                  <w:color w:val="008000"/>
                  <w:sz w:val="19"/>
                  <w:szCs w:val="19"/>
                </w:rPr>
                <w:t xml:space="preserve"> update update</w:t>
              </w:r>
            </w:ins>
          </w:p>
          <w:p w:rsidR="00BF530C" w:rsidRPr="002A75D5" w:rsidRDefault="00BF530C" w:rsidP="00BF530C">
            <w:pPr>
              <w:autoSpaceDE w:val="0"/>
              <w:autoSpaceDN w:val="0"/>
              <w:adjustRightInd w:val="0"/>
              <w:rPr>
                <w:ins w:id="4225" w:author="AdminKK" w:date="2017-09-26T17:43:00Z"/>
                <w:rFonts w:ascii="Courier New" w:eastAsiaTheme="minorHAnsi" w:hAnsi="Courier New" w:cs="Courier New"/>
                <w:noProof/>
                <w:color w:val="008000"/>
                <w:sz w:val="18"/>
                <w:szCs w:val="18"/>
              </w:rPr>
            </w:pPr>
          </w:p>
          <w:p w:rsidR="00DE4D6D" w:rsidRPr="002A75D5" w:rsidRDefault="00DE4D6D" w:rsidP="002A7A22">
            <w:pPr>
              <w:autoSpaceDE w:val="0"/>
              <w:autoSpaceDN w:val="0"/>
              <w:adjustRightInd w:val="0"/>
              <w:rPr>
                <w:ins w:id="4226" w:author="AdminKK" w:date="2017-09-26T17:43:00Z"/>
                <w:rFonts w:ascii="Courier New" w:eastAsiaTheme="minorHAnsi" w:hAnsi="Courier New" w:cs="Courier New"/>
                <w:noProof/>
                <w:color w:val="FF0000"/>
                <w:sz w:val="18"/>
                <w:szCs w:val="18"/>
              </w:rPr>
            </w:pPr>
          </w:p>
          <w:p w:rsidR="00DE4D6D" w:rsidRDefault="00DE4D6D" w:rsidP="002A7A22">
            <w:pPr>
              <w:autoSpaceDE w:val="0"/>
              <w:autoSpaceDN w:val="0"/>
              <w:adjustRightInd w:val="0"/>
              <w:rPr>
                <w:ins w:id="4227" w:author="AdminKK" w:date="2017-09-26T17:43:00Z"/>
                <w:rFonts w:eastAsiaTheme="minorHAnsi"/>
                <w:noProof/>
                <w:color w:val="008000"/>
                <w:sz w:val="18"/>
                <w:szCs w:val="18"/>
              </w:rPr>
            </w:pPr>
            <w:ins w:id="4228" w:author="AdminKK" w:date="2017-09-26T17:43:00Z"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</w:rPr>
                <w:t xml:space="preserve">-- 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  <w:cs/>
                </w:rPr>
                <w:t>กรณี</w:t>
              </w:r>
              <w:r>
                <w:rPr>
                  <w:rFonts w:eastAsiaTheme="minorHAnsi" w:hint="cs"/>
                  <w:noProof/>
                  <w:color w:val="008000"/>
                  <w:sz w:val="18"/>
                  <w:szCs w:val="18"/>
                  <w:cs/>
                </w:rPr>
                <w:t>ไม่พบความสัมพันธ์อยู่แล้วให้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  <w:cs/>
                </w:rPr>
                <w:t xml:space="preserve"> </w:t>
              </w:r>
              <w:r>
                <w:rPr>
                  <w:rFonts w:eastAsiaTheme="minorHAnsi"/>
                  <w:noProof/>
                  <w:color w:val="008000"/>
                  <w:sz w:val="18"/>
                  <w:szCs w:val="18"/>
                </w:rPr>
                <w:t xml:space="preserve">Insert </w:t>
              </w:r>
              <w:r>
                <w:rPr>
                  <w:rFonts w:eastAsiaTheme="minorHAnsi" w:hint="cs"/>
                  <w:noProof/>
                  <w:color w:val="008000"/>
                  <w:sz w:val="18"/>
                  <w:szCs w:val="18"/>
                  <w:cs/>
                </w:rPr>
                <w:t>ข้อมูล</w:t>
              </w:r>
              <w:r w:rsidRPr="002A75D5">
                <w:rPr>
                  <w:rFonts w:eastAsiaTheme="minorHAnsi"/>
                  <w:noProof/>
                  <w:color w:val="008000"/>
                  <w:sz w:val="18"/>
                  <w:szCs w:val="18"/>
                </w:rPr>
                <w:t xml:space="preserve"> 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29" w:author="AdminKK" w:date="2017-09-26T17:52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30" w:author="AdminKK" w:date="2017-09-26T17:52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INSERT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INTO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TB_M_CUSTOMER_CONTACT</w:t>
              </w:r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(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CUSTOMER_ID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CONTACT_ID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ACCOUNT_ID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RELATIONSHIP_ID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CREATE_USER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UPDATE_USER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CREATE_DATE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UPDATE_DATE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IS_EDIT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KKCIS_ID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ACCOUNT_NO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)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31" w:author="AdminKK" w:date="2017-09-26T17:52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32" w:author="AdminKK" w:date="2017-09-26T17:52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SELECT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CUSTOMER_ID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CONTACT_ID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ACCOUNT_ID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>RELATION_ID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@UpdateBy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@UpdateBy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FF00FF"/>
                  <w:sz w:val="19"/>
                  <w:szCs w:val="19"/>
                </w:rPr>
                <w:t>GETDATE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(),</w:t>
              </w:r>
              <w:r>
                <w:rPr>
                  <w:rFonts w:ascii="Consolas" w:eastAsiaTheme="minorHAnsi" w:hAnsi="Consolas" w:cs="Consolas"/>
                  <w:color w:val="FF00FF"/>
                  <w:sz w:val="19"/>
                  <w:szCs w:val="19"/>
                </w:rPr>
                <w:t>GETDATE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(),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0</w:t>
              </w:r>
              <w:r w:rsidRPr="00CB4271">
                <w:rPr>
                  <w:rFonts w:ascii="Consolas" w:eastAsiaTheme="minorHAnsi" w:hAnsi="Consolas" w:cs="Consolas"/>
                  <w:color w:val="FF0000"/>
                  <w:sz w:val="19"/>
                  <w:szCs w:val="19"/>
                  <w:rPrChange w:id="4233" w:author="AdminKK" w:date="2017-09-26T17:54:00Z">
                    <w:rPr>
                      <w:rFonts w:ascii="Consolas" w:eastAsiaTheme="minorHAnsi" w:hAnsi="Consolas" w:cs="Consolas"/>
                      <w:color w:val="808080"/>
                      <w:sz w:val="19"/>
                      <w:szCs w:val="19"/>
                    </w:rPr>
                  </w:rPrChange>
                </w:rPr>
                <w:t>, CT.KKCIS_ID, bdw.ACCOUNT_NO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34" w:author="AdminKK" w:date="2017-09-26T17:52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35" w:author="AdminKK" w:date="2017-09-26T17:52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FROM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TB_I_BDW_CONTACT </w:t>
              </w:r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as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</w:ins>
          </w:p>
          <w:p w:rsidR="00BF530C" w:rsidRPr="00CB4271" w:rsidRDefault="00BF530C" w:rsidP="00BF530C">
            <w:pPr>
              <w:autoSpaceDE w:val="0"/>
              <w:autoSpaceDN w:val="0"/>
              <w:adjustRightInd w:val="0"/>
              <w:spacing w:after="160" w:line="259" w:lineRule="auto"/>
              <w:rPr>
                <w:ins w:id="4236" w:author="AdminKK" w:date="2017-09-26T17:52:00Z"/>
                <w:rFonts w:ascii="Consolas" w:eastAsiaTheme="minorHAnsi" w:hAnsi="Consolas" w:cs="Consolas"/>
                <w:color w:val="FF0000"/>
                <w:sz w:val="19"/>
                <w:szCs w:val="19"/>
                <w:rPrChange w:id="4237" w:author="AdminKK" w:date="2017-09-26T17:55:00Z">
                  <w:rPr>
                    <w:ins w:id="4238" w:author="AdminKK" w:date="2017-09-26T17:52:00Z"/>
                    <w:rFonts w:ascii="Consolas" w:eastAsiaTheme="minorHAnsi" w:hAnsi="Consolas" w:cs="Consolas"/>
                    <w:color w:val="000000"/>
                    <w:sz w:val="19"/>
                    <w:szCs w:val="19"/>
                  </w:rPr>
                </w:rPrChange>
              </w:rPr>
            </w:pPr>
            <w:ins w:id="4239" w:author="AdminKK" w:date="2017-09-26T17:52:00Z">
              <w:r w:rsidRPr="00CB4271">
                <w:rPr>
                  <w:rFonts w:ascii="Consolas" w:eastAsiaTheme="minorHAnsi" w:hAnsi="Consolas" w:cs="Consolas"/>
                  <w:color w:val="FF0000"/>
                  <w:sz w:val="19"/>
                  <w:szCs w:val="19"/>
                  <w:rPrChange w:id="4240" w:author="AdminKK" w:date="2017-09-26T17:55:00Z">
                    <w:rPr>
                      <w:rFonts w:ascii="Consolas" w:eastAsiaTheme="minorHAnsi" w:hAnsi="Consolas" w:cs="Consolas"/>
                      <w:color w:val="808080"/>
                      <w:sz w:val="19"/>
                      <w:szCs w:val="19"/>
                    </w:rPr>
                  </w:rPrChange>
                </w:rPr>
                <w:t>INNER JOIN TB_M_CONTACT CT ON CT.CONTACT_ID=bdw.CONTACT_ID</w:t>
              </w:r>
            </w:ins>
          </w:p>
          <w:p w:rsidR="00BF530C" w:rsidRDefault="00BF530C" w:rsidP="00BF530C">
            <w:pPr>
              <w:autoSpaceDE w:val="0"/>
              <w:autoSpaceDN w:val="0"/>
              <w:adjustRightInd w:val="0"/>
              <w:rPr>
                <w:ins w:id="4241" w:author="AdminKK" w:date="2017-09-26T17:52:00Z"/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ins w:id="4242" w:author="AdminKK" w:date="2017-09-26T17:52:00Z">
              <w:r>
                <w:rPr>
                  <w:rFonts w:ascii="Consolas" w:eastAsiaTheme="minorHAnsi" w:hAnsi="Consolas" w:cs="Consolas"/>
                  <w:color w:val="0000FF"/>
                  <w:sz w:val="19"/>
                  <w:szCs w:val="19"/>
                </w:rPr>
                <w:t>WHERE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DATA_TYPE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&lt;&gt;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FF0000"/>
                  <w:sz w:val="19"/>
                  <w:szCs w:val="19"/>
                </w:rPr>
                <w:t>'H'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AND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CONTACT_ID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IS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NOT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eastAsiaTheme="minorHAnsi" w:hAnsi="Consolas" w:cs="Consolas"/>
                  <w:color w:val="808080"/>
                  <w:sz w:val="19"/>
                  <w:szCs w:val="19"/>
                </w:rPr>
                <w:t>NULL</w:t>
              </w:r>
              <w:r>
                <w:rPr>
                  <w:rFonts w:ascii="Consolas" w:eastAsiaTheme="minorHAnsi" w:hAnsi="Consolas" w:cs="Consolas"/>
                  <w:color w:val="000000"/>
                  <w:sz w:val="19"/>
                  <w:szCs w:val="19"/>
                </w:rPr>
                <w:t xml:space="preserve"> </w:t>
              </w:r>
            </w:ins>
          </w:p>
          <w:p w:rsidR="00DE4D6D" w:rsidRPr="002A75D5" w:rsidRDefault="00BF530C" w:rsidP="00BF530C">
            <w:pPr>
              <w:pStyle w:val="TableHeader"/>
              <w:rPr>
                <w:ins w:id="4243" w:author="AdminKK" w:date="2017-09-26T17:43:00Z"/>
              </w:rPr>
            </w:pPr>
            <w:ins w:id="4244" w:author="AdminKK" w:date="2017-09-26T17:52:00Z">
              <w:r>
                <w:rPr>
                  <w:rFonts w:ascii="Consolas" w:hAnsi="Consolas" w:cs="Consolas"/>
                  <w:color w:val="808080"/>
                  <w:sz w:val="19"/>
                  <w:szCs w:val="19"/>
                </w:rPr>
                <w:t>AND</w:t>
              </w:r>
              <w:r>
                <w:rPr>
                  <w:rFonts w:ascii="Consolas" w:hAnsi="Consolas" w:cs="Consolas"/>
                  <w:color w:val="000000"/>
                  <w:sz w:val="19"/>
                  <w:szCs w:val="19"/>
                </w:rPr>
                <w:t xml:space="preserve"> bdw</w:t>
              </w:r>
              <w:r>
                <w:rPr>
                  <w:rFonts w:ascii="Consolas" w:hAnsi="Consolas" w:cs="Consolas"/>
                  <w:color w:val="808080"/>
                  <w:sz w:val="19"/>
                  <w:szCs w:val="19"/>
                </w:rPr>
                <w:t>.</w:t>
              </w:r>
              <w:r>
                <w:rPr>
                  <w:rFonts w:ascii="Consolas" w:hAnsi="Consolas" w:cs="Consolas"/>
                  <w:color w:val="000000"/>
                  <w:sz w:val="19"/>
                  <w:szCs w:val="19"/>
                </w:rPr>
                <w:t xml:space="preserve">CUSTOMER_CONTACT_ID </w:t>
              </w:r>
              <w:r>
                <w:rPr>
                  <w:rFonts w:ascii="Consolas" w:hAnsi="Consolas" w:cs="Consolas"/>
                  <w:color w:val="808080"/>
                  <w:sz w:val="19"/>
                  <w:szCs w:val="19"/>
                </w:rPr>
                <w:t>IS</w:t>
              </w:r>
              <w:r>
                <w:rPr>
                  <w:rFonts w:ascii="Consolas" w:hAnsi="Consolas" w:cs="Consolas"/>
                  <w:color w:val="000000"/>
                  <w:sz w:val="19"/>
                  <w:szCs w:val="19"/>
                </w:rPr>
                <w:t xml:space="preserve"> </w:t>
              </w:r>
              <w:r>
                <w:rPr>
                  <w:rFonts w:ascii="Consolas" w:hAnsi="Consolas" w:cs="Consolas"/>
                  <w:color w:val="808080"/>
                  <w:sz w:val="19"/>
                  <w:szCs w:val="19"/>
                </w:rPr>
                <w:t>NULL</w:t>
              </w:r>
            </w:ins>
          </w:p>
        </w:tc>
      </w:tr>
    </w:tbl>
    <w:p w:rsidR="00DE4D6D" w:rsidRDefault="00DE4D6D">
      <w:pPr>
        <w:rPr>
          <w:ins w:id="4245" w:author="AdminKK" w:date="2017-09-26T17:43:00Z"/>
        </w:rPr>
        <w:pPrChange w:id="4246" w:author="AdminKK" w:date="2017-09-26T17:36:00Z">
          <w:pPr>
            <w:spacing w:after="0" w:line="240" w:lineRule="auto"/>
          </w:pPr>
        </w:pPrChange>
      </w:pPr>
    </w:p>
    <w:p w:rsidR="00DE4D6D" w:rsidRDefault="00DE4D6D">
      <w:pPr>
        <w:pStyle w:val="Heading3"/>
        <w:rPr>
          <w:ins w:id="4247" w:author="AdminKK" w:date="2017-09-26T17:54:00Z"/>
        </w:rPr>
        <w:pPrChange w:id="4248" w:author="AdminKK" w:date="2017-09-26T17:42:00Z">
          <w:pPr>
            <w:spacing w:after="0" w:line="240" w:lineRule="auto"/>
          </w:pPr>
        </w:pPrChange>
      </w:pPr>
      <w:ins w:id="4249" w:author="AdminKK" w:date="2017-09-26T17:41:00Z">
        <w:r w:rsidRPr="007464EA">
          <w:rPr>
            <w:b w:val="0"/>
            <w:bCs w:val="0"/>
            <w:cs/>
          </w:rPr>
          <w:t>4.1.</w:t>
        </w:r>
      </w:ins>
      <w:ins w:id="4250" w:author="AdminKK" w:date="2017-09-26T17:53:00Z">
        <w:r w:rsidR="007464EA" w:rsidRPr="007464EA">
          <w:rPr>
            <w:b w:val="0"/>
            <w:bCs w:val="0"/>
            <w:cs/>
          </w:rPr>
          <w:t>2</w:t>
        </w:r>
      </w:ins>
      <w:ins w:id="4251" w:author="AdminKK" w:date="2017-09-26T17:41:00Z">
        <w:r w:rsidRPr="007464EA">
          <w:rPr>
            <w:b w:val="0"/>
            <w:bCs w:val="0"/>
            <w:cs/>
          </w:rPr>
          <w:t xml:space="preserve"> </w:t>
        </w:r>
      </w:ins>
      <w:ins w:id="4252" w:author="AdminKK" w:date="2017-09-26T17:53:00Z">
        <w:r w:rsidR="007464EA" w:rsidRPr="007464EA">
          <w:rPr>
            <w:rFonts w:hint="eastAsia"/>
            <w:b w:val="0"/>
            <w:bCs w:val="0"/>
            <w:cs/>
          </w:rPr>
          <w:t>ทำการสร้างผู้ติดต่อใหม่</w:t>
        </w:r>
        <w:r w:rsidR="007464EA" w:rsidRPr="007464EA">
          <w:rPr>
            <w:b w:val="0"/>
            <w:bCs w:val="0"/>
            <w:cs/>
          </w:rPr>
          <w:t xml:space="preserve"> ซึ่งในกรณีนี้จะไม่พบ </w:t>
        </w:r>
        <w:r w:rsidR="007464EA" w:rsidRPr="007464EA">
          <w:rPr>
            <w:b w:val="0"/>
            <w:bCs w:val="0"/>
          </w:rPr>
          <w:t>TB_I_BDW_CONTACT.CONTACT_ID</w:t>
        </w:r>
        <w:r w:rsidR="007464EA" w:rsidRPr="007464EA">
          <w:rPr>
            <w:b w:val="0"/>
            <w:bCs w:val="0"/>
            <w:cs/>
          </w:rPr>
          <w:t xml:space="preserve"> </w:t>
        </w:r>
        <w:r w:rsidR="007464EA" w:rsidRPr="007464EA">
          <w:rPr>
            <w:b w:val="0"/>
            <w:bCs w:val="0"/>
          </w:rPr>
          <w:t xml:space="preserve"> </w:t>
        </w:r>
        <w:r w:rsidR="007464EA" w:rsidRPr="007464EA">
          <w:rPr>
            <w:rFonts w:hint="eastAsia"/>
            <w:b w:val="0"/>
            <w:bCs w:val="0"/>
            <w:cs/>
          </w:rPr>
          <w:t>โดยทำการ</w:t>
        </w:r>
        <w:r w:rsidR="007464EA" w:rsidRPr="007464EA">
          <w:rPr>
            <w:b w:val="0"/>
            <w:bCs w:val="0"/>
            <w:cs/>
          </w:rPr>
          <w:t xml:space="preserve"> </w:t>
        </w:r>
        <w:r w:rsidR="007464EA" w:rsidRPr="007464EA">
          <w:rPr>
            <w:b w:val="0"/>
            <w:bCs w:val="0"/>
          </w:rPr>
          <w:t xml:space="preserve">update 3 table </w:t>
        </w:r>
        <w:r w:rsidR="007464EA" w:rsidRPr="007464EA">
          <w:rPr>
            <w:rFonts w:hint="eastAsia"/>
            <w:b w:val="0"/>
            <w:bCs w:val="0"/>
            <w:cs/>
          </w:rPr>
          <w:t>ดังนี้</w:t>
        </w:r>
      </w:ins>
    </w:p>
    <w:p w:rsidR="007464EA" w:rsidRDefault="007464EA">
      <w:pPr>
        <w:rPr>
          <w:ins w:id="4253" w:author="AdminKK" w:date="2017-09-26T17:54:00Z"/>
        </w:rPr>
        <w:pPrChange w:id="4254" w:author="AdminKK" w:date="2017-09-26T17:54:00Z">
          <w:pPr>
            <w:spacing w:after="0" w:line="240" w:lineRule="auto"/>
          </w:pPr>
        </w:pPrChange>
      </w:pPr>
    </w:p>
    <w:p w:rsidR="007464EA" w:rsidRPr="006C19BC" w:rsidRDefault="007464EA" w:rsidP="007464EA">
      <w:pPr>
        <w:pStyle w:val="TableHeader"/>
        <w:rPr>
          <w:ins w:id="4255" w:author="AdminKK" w:date="2017-09-26T17:54:00Z"/>
        </w:rPr>
      </w:pPr>
      <w:ins w:id="4256" w:author="AdminKK" w:date="2017-09-26T17:54:00Z">
        <w:r>
          <w:t>TB_M_CONTACT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7464EA" w:rsidRPr="007D4922" w:rsidTr="002A7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257" w:author="AdminKK" w:date="2017-09-26T17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5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59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MERGE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INTO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[TB_M_CONTACT]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tbContact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60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61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USING</w:t>
              </w:r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62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263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SELECT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.*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64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265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FROM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266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267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ROW_NUMBER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OVER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6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69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    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PARTITION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BY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[MAP_CARD_TYPE_CODE]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[CARD_NO]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[PHONE] 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70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71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  <w:t xml:space="preserve">  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ORDER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BY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[BDW_CONTACT_ID]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ASC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GroupNum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72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7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[BDW_CONTACT_ID]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74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7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[CARD_NO]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76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77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[TITILE_TH]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7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79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[NAME_TH]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80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81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lastRenderedPageBreak/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[SURNAME_TH]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82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8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[TITILE_EN]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84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8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[NAME_EN]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86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87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[SURNAME_EN]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8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89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[MAP_CARD_TYPE_CODE]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90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91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[PHONE]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  <w:t xml:space="preserve">  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92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9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en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TITLE_ID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TITLE_EN_ID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94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9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th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TITLE_ID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TITLE_TH_ID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296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297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FROM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[TB_I_BDW_CONTACT]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NOLOCK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298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299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LEFT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JOIN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[TB_M_TITLE] th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UPPER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TITILE_TH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UPPER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th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TITLE_NAME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00" w:author="AdminKK" w:date="2017-09-26T17:54:00Z"/>
                <w:rFonts w:ascii="Courier New" w:eastAsiaTheme="minorHAnsi" w:hAnsi="Courier New" w:cs="Courier New"/>
                <w:noProof/>
                <w:color w:val="FF0000"/>
                <w:sz w:val="18"/>
                <w:szCs w:val="18"/>
              </w:rPr>
            </w:pPr>
            <w:ins w:id="4301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        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th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[LANGUAGE]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00"/>
                  <w:sz w:val="18"/>
                  <w:szCs w:val="18"/>
                </w:rPr>
                <w:t>'TH'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02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03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LEFT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JOIN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[TB_M_TITLE] en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UPPER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TITILE_EN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UPPER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en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TITLE_NAME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04" w:author="AdminKK" w:date="2017-09-26T17:54:00Z"/>
                <w:rFonts w:ascii="Courier New" w:eastAsiaTheme="minorHAnsi" w:hAnsi="Courier New" w:cs="Courier New"/>
                <w:noProof/>
                <w:color w:val="FF0000"/>
                <w:sz w:val="18"/>
                <w:szCs w:val="18"/>
              </w:rPr>
            </w:pPr>
            <w:ins w:id="4305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        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en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[LANGUAGE]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00"/>
                  <w:sz w:val="18"/>
                  <w:szCs w:val="18"/>
                </w:rPr>
                <w:t>'EN'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06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307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WHERE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DATA_TYPE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&lt;&gt;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00"/>
                  <w:sz w:val="18"/>
                  <w:szCs w:val="18"/>
                </w:rPr>
                <w:t>'H'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ERROR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IS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NULL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CONTACT_ID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IS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NULL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0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09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WHERE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GroupNum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1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10" w:author="AdminKK" w:date="2017-09-26T17:54:00Z"/>
                <w:rFonts w:ascii="Courier New" w:eastAsiaTheme="minorHAnsi" w:hAnsi="Courier New" w:cs="Courier New"/>
                <w:noProof/>
                <w:color w:val="008000"/>
                <w:sz w:val="18"/>
                <w:szCs w:val="18"/>
              </w:rPr>
            </w:pPr>
            <w:ins w:id="4311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tbSource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1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0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8000"/>
                  <w:sz w:val="18"/>
                  <w:szCs w:val="18"/>
                </w:rPr>
                <w:t>-- always generates "not matched by target"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12" w:author="AdminKK" w:date="2017-09-26T17:54:00Z"/>
                <w:rFonts w:ascii="Courier New" w:eastAsiaTheme="minorHAnsi" w:hAnsi="Courier New" w:cs="Courier New"/>
                <w:noProof/>
                <w:color w:val="0000FF"/>
                <w:sz w:val="18"/>
                <w:szCs w:val="18"/>
              </w:rPr>
            </w:pPr>
            <w:ins w:id="431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WHEN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NOT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MATCHED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BY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TARGET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THEN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14" w:author="AdminKK" w:date="2017-09-26T17:54:00Z"/>
                <w:rFonts w:ascii="Courier New" w:eastAsiaTheme="minorHAnsi" w:hAnsi="Courier New" w:cs="Courier New"/>
                <w:noProof/>
                <w:color w:val="008000"/>
                <w:sz w:val="18"/>
                <w:szCs w:val="18"/>
              </w:rPr>
            </w:pPr>
            <w:ins w:id="431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8000"/>
                  <w:sz w:val="18"/>
                  <w:szCs w:val="18"/>
                </w:rPr>
                <w:t>-- INSERT into Table1: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16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17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[FIRST_NAME_TH]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[LAST_NAME_TH]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[FIRST_NAME_EN]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[LAST_NAME_EN]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1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19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[CARD_NO]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[CREATE_USER]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[UPDATE_USER]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[CREATE_DATE]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[UPDATE_DATE]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[IS_EDIT]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20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21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[TITLE_EN_ID]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[TITLE_TH_ID]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[CARD_TYPE_CODE]</w:t>
              </w:r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22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2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VALUES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24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2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 xml:space="preserve"> 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[NAME_TH]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[SURNAME_TH]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[NAME_EN]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[SURNAME_EN]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26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27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[CARD_NO]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@UpdateBy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@UpdateBy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GETDATE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(),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GETDATE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(),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0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2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29" w:author="AdminKK" w:date="2017-09-26T17:54:00Z">
              <w:r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TITLE_EN_ID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TITLE_TH_ID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MAP_CARD_TYPE_CODE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30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331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ab/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32" w:author="AdminKK" w:date="2017-09-26T17:54:00Z"/>
                <w:rFonts w:ascii="Courier New" w:eastAsiaTheme="minorHAnsi" w:hAnsi="Courier New" w:cs="Courier New"/>
                <w:noProof/>
                <w:color w:val="008000"/>
                <w:sz w:val="18"/>
                <w:szCs w:val="18"/>
              </w:rPr>
            </w:pPr>
            <w:ins w:id="4333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8000"/>
                  <w:sz w:val="18"/>
                  <w:szCs w:val="18"/>
                </w:rPr>
                <w:t>--- INSERT into Table2:</w:t>
              </w:r>
            </w:ins>
          </w:p>
          <w:p w:rsidR="007464EA" w:rsidRPr="007D4922" w:rsidRDefault="007464EA" w:rsidP="002A7A22">
            <w:pPr>
              <w:autoSpaceDE w:val="0"/>
              <w:autoSpaceDN w:val="0"/>
              <w:adjustRightInd w:val="0"/>
              <w:rPr>
                <w:ins w:id="4334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35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OUTPUT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inserted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CONTACT_ID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BDW_CONTACT_ID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CARD_NO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MAP_CARD_TYPE_CODE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tbSource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PHONE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36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337" w:author="AdminKK" w:date="2017-09-26T17:54:00Z"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INTO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@TbMappingKey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 xml:space="preserve"> 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ContactId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BdwContactId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CardNo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CardTypeCode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7D4922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Phone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7D4922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;</w:t>
              </w:r>
            </w:ins>
          </w:p>
          <w:p w:rsidR="007464EA" w:rsidRPr="006C19BC" w:rsidRDefault="007464EA" w:rsidP="002A7A22">
            <w:pPr>
              <w:autoSpaceDE w:val="0"/>
              <w:autoSpaceDN w:val="0"/>
              <w:adjustRightInd w:val="0"/>
              <w:rPr>
                <w:ins w:id="4338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</w:p>
        </w:tc>
      </w:tr>
    </w:tbl>
    <w:p w:rsidR="007464EA" w:rsidRDefault="007464EA" w:rsidP="007464EA">
      <w:pPr>
        <w:pStyle w:val="TableHeader"/>
        <w:rPr>
          <w:ins w:id="4339" w:author="AdminKK" w:date="2017-09-26T17:54:00Z"/>
        </w:rPr>
      </w:pPr>
      <w:ins w:id="4340" w:author="AdminKK" w:date="2017-09-26T17:54:00Z">
        <w:r>
          <w:lastRenderedPageBreak/>
          <w:t>TB_M_CUSTOMER_CONTACT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464EA" w:rsidRPr="006C19BC" w:rsidTr="002A7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341" w:author="AdminKK" w:date="2017-09-26T17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42" w:author="AdminKK" w:date="2017-09-26T17:54:00Z"/>
                <w:rFonts w:ascii="Courier New" w:eastAsiaTheme="minorHAnsi" w:hAnsi="Courier New" w:cs="Courier New"/>
                <w:noProof/>
                <w:color w:val="0000FF"/>
                <w:sz w:val="18"/>
                <w:szCs w:val="18"/>
              </w:rPr>
            </w:pPr>
          </w:p>
          <w:p w:rsidR="007464EA" w:rsidRPr="006C19BC" w:rsidRDefault="007464EA" w:rsidP="002A7A22">
            <w:pPr>
              <w:autoSpaceDE w:val="0"/>
              <w:autoSpaceDN w:val="0"/>
              <w:adjustRightInd w:val="0"/>
              <w:rPr>
                <w:ins w:id="4343" w:author="AdminKK" w:date="2017-09-26T17:54:00Z"/>
                <w:rFonts w:ascii="Courier New" w:eastAsiaTheme="minorHAnsi" w:hAnsi="Courier New" w:cs="Courier New"/>
                <w:noProof/>
                <w:color w:val="808080"/>
                <w:sz w:val="18"/>
                <w:szCs w:val="18"/>
              </w:rPr>
            </w:pPr>
            <w:ins w:id="4344" w:author="AdminKK" w:date="2017-09-26T17:54:00Z"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INSERT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INTO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[TB_M_CUSTOMER_CONTACT]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CUSTOMER_ID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CONTACT_ID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ACCOUNT_ID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RELATIONSHIP_ID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CREATE_USER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UPDATE_USER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CREATE_DATE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UPDATE_DATE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IS_EDIT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</w:ins>
          </w:p>
          <w:p w:rsidR="007464EA" w:rsidRPr="006C19BC" w:rsidRDefault="007464EA" w:rsidP="002A7A22">
            <w:pPr>
              <w:autoSpaceDE w:val="0"/>
              <w:autoSpaceDN w:val="0"/>
              <w:adjustRightInd w:val="0"/>
              <w:rPr>
                <w:ins w:id="4345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46" w:author="AdminKK" w:date="2017-09-26T17:54:00Z"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SELECT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CUSTOMER_ID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mkey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ContactId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ACCOUNT_ID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RELATION_ID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@UpdateBy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@UpdateBy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GETDATE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(),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GETDATE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(),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0</w:t>
              </w:r>
            </w:ins>
            <w:ins w:id="4347" w:author="AdminKK" w:date="2017-09-26T17:56:00Z">
              <w:r w:rsidR="00CB4271" w:rsidRPr="002A7A22">
                <w:rPr>
                  <w:rFonts w:ascii="Consolas" w:eastAsiaTheme="minorHAnsi" w:hAnsi="Consolas" w:cs="Consolas"/>
                  <w:color w:val="FF0000"/>
                  <w:sz w:val="19"/>
                  <w:szCs w:val="19"/>
                </w:rPr>
                <w:t>, CT.KKCIS_ID, bdw.ACCOUNT_NO</w:t>
              </w:r>
            </w:ins>
          </w:p>
          <w:p w:rsidR="007464EA" w:rsidRPr="006C19BC" w:rsidRDefault="007464EA" w:rsidP="002A7A22">
            <w:pPr>
              <w:autoSpaceDE w:val="0"/>
              <w:autoSpaceDN w:val="0"/>
              <w:adjustRightInd w:val="0"/>
              <w:rPr>
                <w:ins w:id="4348" w:author="AdminKK" w:date="2017-09-26T17:54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49" w:author="AdminKK" w:date="2017-09-26T17:54:00Z"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FROM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[dbo]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[TB_I_BDW_CONTACT]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NOLOCK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as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50" w:author="AdminKK" w:date="2017-09-26T17:56:00Z"/>
                <w:rFonts w:ascii="Courier New" w:eastAsiaTheme="minorHAnsi" w:hAnsi="Courier New" w:cs="Courier New"/>
                <w:noProof/>
                <w:sz w:val="18"/>
                <w:szCs w:val="18"/>
              </w:rPr>
            </w:pPr>
            <w:ins w:id="4351" w:author="AdminKK" w:date="2017-09-26T17:54:00Z"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INNER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JOIN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@TbMappingKey mkey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0000FF"/>
                  <w:sz w:val="18"/>
                  <w:szCs w:val="18"/>
                </w:rPr>
                <w:t>ON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CARD_NO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mkey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CardNo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ISNULL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MAP_CARD_TYPE_CODE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00"/>
                  <w:sz w:val="18"/>
                  <w:szCs w:val="18"/>
                </w:rPr>
                <w:t>''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FF"/>
                  <w:sz w:val="18"/>
                  <w:szCs w:val="18"/>
                </w:rPr>
                <w:t>ISNULL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(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mkey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CardTypeCode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,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FF0000"/>
                  <w:sz w:val="18"/>
                  <w:szCs w:val="18"/>
                </w:rPr>
                <w:t>''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)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AND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bdw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PHONE 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=</w:t>
              </w:r>
              <w:r w:rsidRPr="006C19BC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 xml:space="preserve"> mkey</w:t>
              </w:r>
              <w:r w:rsidRPr="006C19BC">
                <w:rPr>
                  <w:rFonts w:ascii="Courier New" w:eastAsiaTheme="minorHAnsi" w:hAnsi="Courier New" w:cs="Courier New"/>
                  <w:noProof/>
                  <w:color w:val="808080"/>
                  <w:sz w:val="18"/>
                  <w:szCs w:val="18"/>
                </w:rPr>
                <w:t>.</w:t>
              </w:r>
              <w:r w:rsidR="00CB4271">
                <w:rPr>
                  <w:rFonts w:ascii="Courier New" w:eastAsiaTheme="minorHAnsi" w:hAnsi="Courier New" w:cs="Courier New"/>
                  <w:noProof/>
                  <w:sz w:val="18"/>
                  <w:szCs w:val="18"/>
                </w:rPr>
                <w:t>Phone</w:t>
              </w:r>
            </w:ins>
          </w:p>
          <w:p w:rsidR="00CB4271" w:rsidRPr="002A7A22" w:rsidRDefault="00CB4271" w:rsidP="00CB4271">
            <w:pPr>
              <w:autoSpaceDE w:val="0"/>
              <w:autoSpaceDN w:val="0"/>
              <w:adjustRightInd w:val="0"/>
              <w:rPr>
                <w:ins w:id="4352" w:author="AdminKK" w:date="2017-09-26T17:56:00Z"/>
                <w:rFonts w:ascii="Consolas" w:eastAsiaTheme="minorHAnsi" w:hAnsi="Consolas" w:cs="Consolas"/>
                <w:color w:val="FF0000"/>
                <w:sz w:val="19"/>
                <w:szCs w:val="19"/>
              </w:rPr>
            </w:pPr>
            <w:ins w:id="4353" w:author="AdminKK" w:date="2017-09-26T17:56:00Z">
              <w:r w:rsidRPr="002A7A22">
                <w:rPr>
                  <w:rFonts w:ascii="Consolas" w:eastAsiaTheme="minorHAnsi" w:hAnsi="Consolas" w:cs="Consolas"/>
                  <w:color w:val="FF0000"/>
                  <w:sz w:val="19"/>
                  <w:szCs w:val="19"/>
                </w:rPr>
                <w:t>INNER JOIN TB_M_CONTACT CT ON CT.CONTACT_ID=bdw.CONTACT_ID</w:t>
              </w:r>
            </w:ins>
          </w:p>
          <w:p w:rsidR="007464EA" w:rsidRDefault="007464EA" w:rsidP="002A7A22">
            <w:pPr>
              <w:pStyle w:val="TableHeader"/>
              <w:rPr>
                <w:ins w:id="4354" w:author="AdminKK" w:date="2017-09-26T17:54:00Z"/>
                <w:rFonts w:ascii="Courier New" w:hAnsi="Courier New" w:cs="Courier New"/>
                <w:noProof/>
              </w:rPr>
            </w:pPr>
            <w:ins w:id="4355" w:author="AdminKK" w:date="2017-09-26T17:54:00Z">
              <w:r w:rsidRPr="006C19BC">
                <w:rPr>
                  <w:rFonts w:ascii="Courier New" w:hAnsi="Courier New" w:cs="Courier New"/>
                  <w:noProof/>
                  <w:color w:val="0000FF"/>
                </w:rPr>
                <w:t>WHERE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bdw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DATA_TYPE 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&lt;&gt;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</w:t>
              </w:r>
              <w:r w:rsidRPr="006C19BC">
                <w:rPr>
                  <w:rFonts w:ascii="Courier New" w:hAnsi="Courier New" w:cs="Courier New"/>
                  <w:noProof/>
                  <w:color w:val="FF0000"/>
                </w:rPr>
                <w:t>'H'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</w:t>
              </w:r>
            </w:ins>
          </w:p>
          <w:p w:rsidR="007464EA" w:rsidRDefault="007464EA" w:rsidP="002A7A22">
            <w:pPr>
              <w:pStyle w:val="TableHeader"/>
              <w:rPr>
                <w:ins w:id="4356" w:author="AdminKK" w:date="2017-09-26T17:54:00Z"/>
                <w:rFonts w:ascii="Courier New" w:hAnsi="Courier New" w:cs="Courier New"/>
                <w:noProof/>
              </w:rPr>
            </w:pPr>
            <w:ins w:id="4357" w:author="AdminKK" w:date="2017-09-26T17:54:00Z"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AND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bdw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ERROR 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IS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NULL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</w:t>
              </w:r>
            </w:ins>
          </w:p>
          <w:p w:rsidR="007464EA" w:rsidRDefault="007464EA" w:rsidP="002A7A22">
            <w:pPr>
              <w:pStyle w:val="TableHeader"/>
              <w:rPr>
                <w:ins w:id="4358" w:author="AdminKK" w:date="2017-09-26T17:54:00Z"/>
                <w:rFonts w:ascii="Courier New" w:hAnsi="Courier New" w:cs="Courier New"/>
                <w:noProof/>
                <w:color w:val="808080"/>
              </w:rPr>
            </w:pPr>
            <w:ins w:id="4359" w:author="AdminKK" w:date="2017-09-26T17:54:00Z"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AND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bdw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CONTACT_ID 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IS</w:t>
              </w:r>
              <w:r w:rsidRPr="006C19BC">
                <w:rPr>
                  <w:rFonts w:ascii="Courier New" w:hAnsi="Courier New" w:cs="Courier New"/>
                  <w:noProof/>
                </w:rPr>
                <w:t xml:space="preserve"> </w:t>
              </w:r>
              <w:r w:rsidRPr="006C19BC">
                <w:rPr>
                  <w:rFonts w:ascii="Courier New" w:hAnsi="Courier New" w:cs="Courier New"/>
                  <w:noProof/>
                  <w:color w:val="808080"/>
                </w:rPr>
                <w:t>NULL</w:t>
              </w:r>
            </w:ins>
          </w:p>
          <w:p w:rsidR="007464EA" w:rsidRPr="006C19BC" w:rsidRDefault="007464EA" w:rsidP="002A7A22">
            <w:pPr>
              <w:pStyle w:val="TableHeader"/>
              <w:rPr>
                <w:ins w:id="4360" w:author="AdminKK" w:date="2017-09-26T17:54:00Z"/>
              </w:rPr>
            </w:pPr>
          </w:p>
        </w:tc>
      </w:tr>
    </w:tbl>
    <w:p w:rsidR="007464EA" w:rsidRDefault="007464EA" w:rsidP="007464EA">
      <w:pPr>
        <w:pStyle w:val="TableHeader"/>
        <w:rPr>
          <w:ins w:id="4361" w:author="AdminKK" w:date="2017-09-26T17:54:00Z"/>
        </w:rPr>
      </w:pPr>
      <w:ins w:id="4362" w:author="AdminKK" w:date="2017-09-26T17:54:00Z">
        <w:r>
          <w:t>TB_M_CONTACT_PHONE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464EA" w:rsidTr="002A7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363" w:author="AdminKK" w:date="2017-09-26T17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64" w:author="AdminKK" w:date="2017-09-26T17:54:00Z"/>
                <w:rFonts w:ascii="Courier New" w:eastAsiaTheme="minorHAnsi" w:hAnsi="Courier New" w:cs="Courier New"/>
                <w:noProof/>
                <w:color w:val="0000FF"/>
              </w:rPr>
            </w:pPr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65" w:author="AdminKK" w:date="2017-09-26T17:54:00Z"/>
                <w:rFonts w:ascii="Courier New" w:eastAsiaTheme="minorHAnsi" w:hAnsi="Courier New" w:cs="Courier New"/>
                <w:noProof/>
                <w:color w:val="808080"/>
              </w:rPr>
            </w:pPr>
            <w:ins w:id="4366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INSERT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INTO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TB_M_CONTACT_PHONE 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(</w:t>
              </w:r>
              <w:r>
                <w:rPr>
                  <w:rFonts w:ascii="Courier New" w:eastAsiaTheme="minorHAnsi" w:hAnsi="Courier New" w:cs="Courier New"/>
                  <w:noProof/>
                </w:rPr>
                <w:t>CONTACT_ID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PHONE_TYPE_ID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PHONE_NO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CREATE_USER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UPDATE_USER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CREATE_DATE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67" w:author="AdminKK" w:date="2017-09-26T17:54:00Z"/>
                <w:rFonts w:ascii="Courier New" w:eastAsiaTheme="minorHAnsi" w:hAnsi="Courier New" w:cs="Courier New"/>
                <w:noProof/>
              </w:rPr>
            </w:pPr>
            <w:ins w:id="4368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</w:rPr>
                <w:t>UPDATE_DATE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)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69" w:author="AdminKK" w:date="2017-09-26T17:54:00Z"/>
                <w:rFonts w:ascii="Courier New" w:eastAsiaTheme="minorHAnsi" w:hAnsi="Courier New" w:cs="Courier New"/>
                <w:noProof/>
                <w:color w:val="808080"/>
              </w:rPr>
            </w:pPr>
            <w:ins w:id="4370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SELECT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mkey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>ContactId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,null,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ph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>Item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@UpdateBy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>@UpdateBy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  <w:color w:val="FF00FF"/>
                </w:rPr>
                <w:t>GETDATE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(),</w:t>
              </w:r>
              <w:r>
                <w:rPr>
                  <w:rFonts w:ascii="Courier New" w:eastAsiaTheme="minorHAnsi" w:hAnsi="Courier New" w:cs="Courier New"/>
                  <w:noProof/>
                  <w:color w:val="FF00FF"/>
                </w:rPr>
                <w:t>GETDATE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()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71" w:author="AdminKK" w:date="2017-09-26T17:54:00Z"/>
                <w:rFonts w:ascii="Courier New" w:eastAsiaTheme="minorHAnsi" w:hAnsi="Courier New" w:cs="Courier New"/>
                <w:noProof/>
              </w:rPr>
            </w:pPr>
            <w:ins w:id="4372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FROM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TB_I_BDW_CONTACT 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(</w:t>
              </w:r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NOLOCK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)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as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bdw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73" w:author="AdminKK" w:date="2017-09-26T17:54:00Z"/>
                <w:rFonts w:ascii="Courier New" w:eastAsiaTheme="minorHAnsi" w:hAnsi="Courier New" w:cs="Courier New"/>
                <w:noProof/>
              </w:rPr>
            </w:pPr>
            <w:ins w:id="4374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INNER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JOIN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@TbMappingKey mkey </w:t>
              </w:r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ON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bdw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BDW_CONTACT_ID 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=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mkey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>BdwContactId</w:t>
              </w:r>
            </w:ins>
          </w:p>
          <w:p w:rsidR="007464EA" w:rsidRDefault="007464EA" w:rsidP="002A7A22">
            <w:pPr>
              <w:autoSpaceDE w:val="0"/>
              <w:autoSpaceDN w:val="0"/>
              <w:adjustRightInd w:val="0"/>
              <w:rPr>
                <w:ins w:id="4375" w:author="AdminKK" w:date="2017-09-26T17:54:00Z"/>
                <w:rFonts w:ascii="Courier New" w:eastAsiaTheme="minorHAnsi" w:hAnsi="Courier New" w:cs="Courier New"/>
                <w:noProof/>
              </w:rPr>
            </w:pPr>
            <w:ins w:id="4376" w:author="AdminKK" w:date="2017-09-26T17:54:00Z"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CROSS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APPLY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dbo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>SplitString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(</w:t>
              </w:r>
              <w:r>
                <w:rPr>
                  <w:rFonts w:ascii="Courier New" w:eastAsiaTheme="minorHAnsi" w:hAnsi="Courier New" w:cs="Courier New"/>
                  <w:noProof/>
                </w:rPr>
                <w:t>bdw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eastAsiaTheme="minorHAnsi" w:hAnsi="Courier New" w:cs="Courier New"/>
                  <w:noProof/>
                </w:rPr>
                <w:t>PHONE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,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FF0000"/>
                </w:rPr>
                <w:t>','</w:t>
              </w:r>
              <w:r>
                <w:rPr>
                  <w:rFonts w:ascii="Courier New" w:eastAsiaTheme="minorHAnsi" w:hAnsi="Courier New" w:cs="Courier New"/>
                  <w:noProof/>
                  <w:color w:val="808080"/>
                </w:rPr>
                <w:t>)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</w:t>
              </w:r>
              <w:r>
                <w:rPr>
                  <w:rFonts w:ascii="Courier New" w:eastAsiaTheme="minorHAnsi" w:hAnsi="Courier New" w:cs="Courier New"/>
                  <w:noProof/>
                  <w:color w:val="0000FF"/>
                </w:rPr>
                <w:t>as</w:t>
              </w:r>
              <w:r>
                <w:rPr>
                  <w:rFonts w:ascii="Courier New" w:eastAsiaTheme="minorHAnsi" w:hAnsi="Courier New" w:cs="Courier New"/>
                  <w:noProof/>
                </w:rPr>
                <w:t xml:space="preserve"> ph</w:t>
              </w:r>
              <w:r>
                <w:rPr>
                  <w:rFonts w:ascii="Courier New" w:eastAsiaTheme="minorHAnsi" w:hAnsi="Courier New" w:cs="Courier New"/>
                  <w:noProof/>
                </w:rPr>
                <w:tab/>
              </w:r>
              <w:r>
                <w:rPr>
                  <w:rFonts w:ascii="Courier New" w:eastAsiaTheme="minorHAnsi" w:hAnsi="Courier New" w:cs="Courier New"/>
                  <w:noProof/>
                </w:rPr>
                <w:tab/>
              </w:r>
            </w:ins>
          </w:p>
          <w:p w:rsidR="007464EA" w:rsidRDefault="007464EA" w:rsidP="002A7A22">
            <w:pPr>
              <w:pStyle w:val="TableHeader"/>
              <w:rPr>
                <w:ins w:id="4377" w:author="AdminKK" w:date="2017-09-26T17:54:00Z"/>
                <w:rFonts w:ascii="Courier New" w:hAnsi="Courier New" w:cs="Courier New"/>
                <w:noProof/>
              </w:rPr>
            </w:pPr>
            <w:ins w:id="4378" w:author="AdminKK" w:date="2017-09-26T17:54:00Z">
              <w:r>
                <w:rPr>
                  <w:rFonts w:ascii="Courier New" w:hAnsi="Courier New" w:cs="Courier New"/>
                  <w:noProof/>
                  <w:color w:val="0000FF"/>
                </w:rPr>
                <w:t>WHERE</w:t>
              </w:r>
              <w:r>
                <w:rPr>
                  <w:rFonts w:ascii="Courier New" w:hAnsi="Courier New" w:cs="Courier New"/>
                  <w:noProof/>
                </w:rPr>
                <w:t xml:space="preserve"> bdw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hAnsi="Courier New" w:cs="Courier New"/>
                  <w:noProof/>
                </w:rPr>
                <w:t xml:space="preserve">DATA_TYPE 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&lt;&gt;</w:t>
              </w:r>
              <w:r>
                <w:rPr>
                  <w:rFonts w:ascii="Courier New" w:hAnsi="Courier New" w:cs="Courier New"/>
                  <w:noProof/>
                </w:rPr>
                <w:t xml:space="preserve"> </w:t>
              </w:r>
              <w:r>
                <w:rPr>
                  <w:rFonts w:ascii="Courier New" w:hAnsi="Courier New" w:cs="Courier New"/>
                  <w:noProof/>
                  <w:color w:val="FF0000"/>
                </w:rPr>
                <w:t>'H'</w:t>
              </w:r>
              <w:r>
                <w:rPr>
                  <w:rFonts w:ascii="Courier New" w:hAnsi="Courier New" w:cs="Courier New"/>
                  <w:noProof/>
                </w:rPr>
                <w:t xml:space="preserve"> </w:t>
              </w:r>
            </w:ins>
          </w:p>
          <w:p w:rsidR="007464EA" w:rsidRDefault="007464EA" w:rsidP="002A7A22">
            <w:pPr>
              <w:pStyle w:val="TableHeader"/>
              <w:rPr>
                <w:ins w:id="4379" w:author="AdminKK" w:date="2017-09-26T17:54:00Z"/>
                <w:rFonts w:ascii="Courier New" w:hAnsi="Courier New" w:cs="Courier New"/>
                <w:noProof/>
              </w:rPr>
            </w:pPr>
            <w:ins w:id="4380" w:author="AdminKK" w:date="2017-09-26T17:54:00Z">
              <w:r>
                <w:rPr>
                  <w:rFonts w:ascii="Courier New" w:hAnsi="Courier New" w:cs="Courier New"/>
                  <w:noProof/>
                  <w:color w:val="808080"/>
                </w:rPr>
                <w:t>AND</w:t>
              </w:r>
              <w:r>
                <w:rPr>
                  <w:rFonts w:ascii="Courier New" w:hAnsi="Courier New" w:cs="Courier New"/>
                  <w:noProof/>
                </w:rPr>
                <w:t xml:space="preserve"> bdw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hAnsi="Courier New" w:cs="Courier New"/>
                  <w:noProof/>
                </w:rPr>
                <w:t xml:space="preserve">ERROR 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IS</w:t>
              </w:r>
              <w:r>
                <w:rPr>
                  <w:rFonts w:ascii="Courier New" w:hAnsi="Courier New" w:cs="Courier New"/>
                  <w:noProof/>
                </w:rPr>
                <w:t xml:space="preserve"> 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NULL</w:t>
              </w:r>
              <w:r>
                <w:rPr>
                  <w:rFonts w:ascii="Courier New" w:hAnsi="Courier New" w:cs="Courier New"/>
                  <w:noProof/>
                </w:rPr>
                <w:t xml:space="preserve"> </w:t>
              </w:r>
            </w:ins>
          </w:p>
          <w:p w:rsidR="007464EA" w:rsidRDefault="007464EA" w:rsidP="002A7A22">
            <w:pPr>
              <w:pStyle w:val="TableHeader"/>
              <w:rPr>
                <w:ins w:id="4381" w:author="AdminKK" w:date="2017-09-26T17:54:00Z"/>
                <w:rFonts w:ascii="Courier New" w:hAnsi="Courier New" w:cs="Courier New"/>
                <w:noProof/>
                <w:color w:val="808080"/>
              </w:rPr>
            </w:pPr>
            <w:ins w:id="4382" w:author="AdminKK" w:date="2017-09-26T17:54:00Z">
              <w:r>
                <w:rPr>
                  <w:rFonts w:ascii="Courier New" w:hAnsi="Courier New" w:cs="Courier New"/>
                  <w:noProof/>
                  <w:color w:val="808080"/>
                </w:rPr>
                <w:t>AND</w:t>
              </w:r>
              <w:r>
                <w:rPr>
                  <w:rFonts w:ascii="Courier New" w:hAnsi="Courier New" w:cs="Courier New"/>
                  <w:noProof/>
                </w:rPr>
                <w:t xml:space="preserve"> bdw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.</w:t>
              </w:r>
              <w:r>
                <w:rPr>
                  <w:rFonts w:ascii="Courier New" w:hAnsi="Courier New" w:cs="Courier New"/>
                  <w:noProof/>
                </w:rPr>
                <w:t xml:space="preserve">CONTACT_ID 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IS</w:t>
              </w:r>
              <w:r>
                <w:rPr>
                  <w:rFonts w:ascii="Courier New" w:hAnsi="Courier New" w:cs="Courier New"/>
                  <w:noProof/>
                </w:rPr>
                <w:t xml:space="preserve"> </w:t>
              </w:r>
              <w:r>
                <w:rPr>
                  <w:rFonts w:ascii="Courier New" w:hAnsi="Courier New" w:cs="Courier New"/>
                  <w:noProof/>
                  <w:color w:val="808080"/>
                </w:rPr>
                <w:t>NULL</w:t>
              </w:r>
            </w:ins>
          </w:p>
          <w:p w:rsidR="007464EA" w:rsidRDefault="007464EA" w:rsidP="002A7A22">
            <w:pPr>
              <w:pStyle w:val="TableHeader"/>
              <w:rPr>
                <w:ins w:id="4383" w:author="AdminKK" w:date="2017-09-26T17:54:00Z"/>
              </w:rPr>
            </w:pPr>
          </w:p>
        </w:tc>
      </w:tr>
    </w:tbl>
    <w:p w:rsidR="007464EA" w:rsidRPr="006C19BC" w:rsidRDefault="007464EA" w:rsidP="007464EA">
      <w:pPr>
        <w:pStyle w:val="TableHeader"/>
        <w:rPr>
          <w:ins w:id="4384" w:author="AdminKK" w:date="2017-09-26T17:54:00Z"/>
        </w:rPr>
      </w:pPr>
    </w:p>
    <w:p w:rsidR="007464EA" w:rsidRPr="007464EA" w:rsidRDefault="007464EA">
      <w:pPr>
        <w:rPr>
          <w:cs/>
        </w:rPr>
        <w:pPrChange w:id="4385" w:author="AdminKK" w:date="2017-09-26T17:56:00Z">
          <w:pPr>
            <w:spacing w:after="0" w:line="240" w:lineRule="auto"/>
          </w:pPr>
        </w:pPrChange>
      </w:pPr>
    </w:p>
    <w:sectPr w:rsidR="007464EA" w:rsidRPr="007464EA" w:rsidSect="00D17CBE">
      <w:headerReference w:type="default" r:id="rId45"/>
      <w:footerReference w:type="default" r:id="rId46"/>
      <w:pgSz w:w="12240" w:h="15840"/>
      <w:pgMar w:top="1440" w:right="1440" w:bottom="1440" w:left="1440" w:header="426" w:footer="574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C8F32E" w15:done="0"/>
  <w15:commentEx w15:paraId="52E6E15D" w15:done="0"/>
  <w15:commentEx w15:paraId="7E608559" w15:done="0"/>
  <w15:commentEx w15:paraId="57E89BF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79C8" w:rsidRDefault="008F79C8" w:rsidP="00D17CBE">
      <w:pPr>
        <w:spacing w:after="0" w:line="240" w:lineRule="auto"/>
      </w:pPr>
      <w:r>
        <w:separator/>
      </w:r>
    </w:p>
  </w:endnote>
  <w:endnote w:type="continuationSeparator" w:id="0">
    <w:p w:rsidR="008F79C8" w:rsidRDefault="008F79C8" w:rsidP="00D1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F9A" w:rsidRDefault="005C5F9A" w:rsidP="00732BC4">
    <w:pPr>
      <w:pStyle w:val="Footer"/>
    </w:pPr>
    <w:r>
      <w:t>Document Version: 0.1</w:t>
    </w:r>
  </w:p>
  <w:p w:rsidR="005C5F9A" w:rsidRDefault="005C5F9A" w:rsidP="00732BC4">
    <w:pPr>
      <w:pStyle w:val="Footer"/>
    </w:pPr>
    <w:r>
      <w:t>Released Date: September 19,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79C8" w:rsidRDefault="008F79C8" w:rsidP="00D17CBE">
      <w:pPr>
        <w:spacing w:after="0" w:line="240" w:lineRule="auto"/>
      </w:pPr>
      <w:r>
        <w:separator/>
      </w:r>
    </w:p>
  </w:footnote>
  <w:footnote w:type="continuationSeparator" w:id="0">
    <w:p w:rsidR="008F79C8" w:rsidRDefault="008F79C8" w:rsidP="00D17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25"/>
      <w:gridCol w:w="5951"/>
    </w:tblGrid>
    <w:tr w:rsidR="005C5F9A" w:rsidTr="00B75A2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893" w:type="pct"/>
        </w:tcPr>
        <w:p w:rsidR="005C5F9A" w:rsidRDefault="005C5F9A" w:rsidP="00B75A2E">
          <w:pPr>
            <w:pStyle w:val="Header"/>
          </w:pPr>
          <w:r w:rsidRPr="0010136D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50F5BDA" wp14:editId="79438F76">
                <wp:simplePos x="0" y="0"/>
                <wp:positionH relativeFrom="column">
                  <wp:posOffset>-1238250</wp:posOffset>
                </wp:positionH>
                <wp:positionV relativeFrom="paragraph">
                  <wp:posOffset>-3810</wp:posOffset>
                </wp:positionV>
                <wp:extent cx="1098550" cy="391160"/>
                <wp:effectExtent l="19050" t="0" r="6350" b="0"/>
                <wp:wrapTight wrapText="bothSides">
                  <wp:wrapPolygon edited="0">
                    <wp:start x="-375" y="0"/>
                    <wp:lineTo x="-375" y="21039"/>
                    <wp:lineTo x="21725" y="21039"/>
                    <wp:lineTo x="21725" y="0"/>
                    <wp:lineTo x="-375" y="0"/>
                  </wp:wrapPolygon>
                </wp:wrapTight>
                <wp:docPr id="25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8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855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7" w:type="pct"/>
        </w:tcPr>
        <w:p w:rsidR="005C5F9A" w:rsidRDefault="005C5F9A" w:rsidP="00B75A2E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Customer</w:t>
          </w:r>
          <w:r w:rsidRPr="00D17CBE">
            <w:t xml:space="preserve"> Service</w:t>
          </w:r>
          <w:r>
            <w:t xml:space="preserve"> Management</w:t>
          </w:r>
          <w:r w:rsidRPr="00D17CBE">
            <w:t xml:space="preserve"> – Software </w:t>
          </w:r>
          <w:r>
            <w:t>Design</w:t>
          </w:r>
          <w:r w:rsidRPr="00D17CBE">
            <w:t xml:space="preserve"> Specification (S</w:t>
          </w:r>
          <w:r>
            <w:t>D</w:t>
          </w:r>
          <w:r w:rsidRPr="00D17CBE">
            <w:t>S)</w:t>
          </w:r>
        </w:p>
      </w:tc>
    </w:tr>
  </w:tbl>
  <w:p w:rsidR="005C5F9A" w:rsidRPr="00732BC4" w:rsidRDefault="005C5F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EE40982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1">
    <w:nsid w:val="006C62C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1E108D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7938E5"/>
    <w:multiLevelType w:val="hybridMultilevel"/>
    <w:tmpl w:val="41C45260"/>
    <w:lvl w:ilvl="0" w:tplc="55CC0A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1D31CF9"/>
    <w:multiLevelType w:val="hybridMultilevel"/>
    <w:tmpl w:val="FBFC80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1FD7411"/>
    <w:multiLevelType w:val="hybridMultilevel"/>
    <w:tmpl w:val="C5FA907C"/>
    <w:lvl w:ilvl="0" w:tplc="AE161B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3306963"/>
    <w:multiLevelType w:val="hybridMultilevel"/>
    <w:tmpl w:val="A2AA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9A651C"/>
    <w:multiLevelType w:val="multilevel"/>
    <w:tmpl w:val="4920D9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720" w:hanging="720"/>
      </w:pPr>
      <w:rPr>
        <w:rFonts w:ascii="Tahoma" w:hAnsi="Tahom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048A54E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53578CF"/>
    <w:multiLevelType w:val="hybridMultilevel"/>
    <w:tmpl w:val="D6088E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62B6154"/>
    <w:multiLevelType w:val="hybridMultilevel"/>
    <w:tmpl w:val="3BB6012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>
    <w:nsid w:val="06D954F9"/>
    <w:multiLevelType w:val="hybridMultilevel"/>
    <w:tmpl w:val="41D28B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07671CE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D1008E"/>
    <w:multiLevelType w:val="hybridMultilevel"/>
    <w:tmpl w:val="F2346C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082A64C6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0842725B"/>
    <w:multiLevelType w:val="hybridMultilevel"/>
    <w:tmpl w:val="4E1AA8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088168F9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8CB03EE"/>
    <w:multiLevelType w:val="hybridMultilevel"/>
    <w:tmpl w:val="2F6217FE"/>
    <w:lvl w:ilvl="0" w:tplc="87D0A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8E74165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094B361A"/>
    <w:multiLevelType w:val="multilevel"/>
    <w:tmpl w:val="DA161B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>
    <w:nsid w:val="095F26F1"/>
    <w:multiLevelType w:val="hybridMultilevel"/>
    <w:tmpl w:val="0F0A3E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09967D73"/>
    <w:multiLevelType w:val="hybridMultilevel"/>
    <w:tmpl w:val="CBB477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099F5476"/>
    <w:multiLevelType w:val="hybridMultilevel"/>
    <w:tmpl w:val="C0949348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09C1651E"/>
    <w:multiLevelType w:val="multilevel"/>
    <w:tmpl w:val="A3D82F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13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09DC6A80"/>
    <w:multiLevelType w:val="hybridMultilevel"/>
    <w:tmpl w:val="B824E6A0"/>
    <w:lvl w:ilvl="0" w:tplc="FC805CAC">
      <w:start w:val="3"/>
      <w:numFmt w:val="bullet"/>
      <w:lvlText w:val="-"/>
      <w:lvlJc w:val="left"/>
      <w:pPr>
        <w:ind w:left="1080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09E36DDB"/>
    <w:multiLevelType w:val="hybridMultilevel"/>
    <w:tmpl w:val="776830B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0A021034"/>
    <w:multiLevelType w:val="hybridMultilevel"/>
    <w:tmpl w:val="DBACDE0E"/>
    <w:lvl w:ilvl="0" w:tplc="D506B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0B90373B"/>
    <w:multiLevelType w:val="multilevel"/>
    <w:tmpl w:val="0D1E7EF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0BB70B91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BFA34DA"/>
    <w:multiLevelType w:val="hybridMultilevel"/>
    <w:tmpl w:val="28CC6F2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C1D6DCC"/>
    <w:multiLevelType w:val="multilevel"/>
    <w:tmpl w:val="28F246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13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0D2E548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D32689D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0D7B5082"/>
    <w:multiLevelType w:val="hybridMultilevel"/>
    <w:tmpl w:val="F3E8A1EC"/>
    <w:lvl w:ilvl="0" w:tplc="4AEE0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0DAF1DE5"/>
    <w:multiLevelType w:val="hybridMultilevel"/>
    <w:tmpl w:val="33083F0E"/>
    <w:lvl w:ilvl="0" w:tplc="BD04D5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0EC67B73"/>
    <w:multiLevelType w:val="hybridMultilevel"/>
    <w:tmpl w:val="93327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0F4C19A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F6137B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0FB71AF8"/>
    <w:multiLevelType w:val="multilevel"/>
    <w:tmpl w:val="C890E8B2"/>
    <w:lvl w:ilvl="0">
      <w:start w:val="3"/>
      <w:numFmt w:val="decimal"/>
      <w:lvlText w:val="%1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100F3FF2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>
    <w:nsid w:val="10664454"/>
    <w:multiLevelType w:val="hybridMultilevel"/>
    <w:tmpl w:val="09382658"/>
    <w:lvl w:ilvl="0" w:tplc="C3820F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10762795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10A653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10E13C78"/>
    <w:multiLevelType w:val="hybridMultilevel"/>
    <w:tmpl w:val="1CAA0848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>
    <w:nsid w:val="1232421C"/>
    <w:multiLevelType w:val="hybridMultilevel"/>
    <w:tmpl w:val="CEA08E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131E25BA"/>
    <w:multiLevelType w:val="hybridMultilevel"/>
    <w:tmpl w:val="FBD83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13E73841"/>
    <w:multiLevelType w:val="hybridMultilevel"/>
    <w:tmpl w:val="89367FAA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13FF5DD6"/>
    <w:multiLevelType w:val="hybridMultilevel"/>
    <w:tmpl w:val="83B417E8"/>
    <w:lvl w:ilvl="0" w:tplc="2036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14D96F1A"/>
    <w:multiLevelType w:val="hybridMultilevel"/>
    <w:tmpl w:val="311AF86C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1507593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160A3B14"/>
    <w:multiLevelType w:val="hybridMultilevel"/>
    <w:tmpl w:val="2FDA3C2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161A2973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161B479C"/>
    <w:multiLevelType w:val="hybridMultilevel"/>
    <w:tmpl w:val="F3D60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168821C1"/>
    <w:multiLevelType w:val="hybridMultilevel"/>
    <w:tmpl w:val="47E6D5CC"/>
    <w:lvl w:ilvl="0" w:tplc="B9DE1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16892AA8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16DF166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16E03C6E"/>
    <w:multiLevelType w:val="hybridMultilevel"/>
    <w:tmpl w:val="228E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77221FF"/>
    <w:multiLevelType w:val="hybridMultilevel"/>
    <w:tmpl w:val="E65A8F2E"/>
    <w:lvl w:ilvl="0" w:tplc="0E007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17960BD8"/>
    <w:multiLevelType w:val="multilevel"/>
    <w:tmpl w:val="1EE6AAC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>
    <w:nsid w:val="17AE30E2"/>
    <w:multiLevelType w:val="hybridMultilevel"/>
    <w:tmpl w:val="1B12D0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182E524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18A818DB"/>
    <w:multiLevelType w:val="multilevel"/>
    <w:tmpl w:val="9C32A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>
    <w:nsid w:val="18B87C1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18D72255"/>
    <w:multiLevelType w:val="multilevel"/>
    <w:tmpl w:val="0D1E7EF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>
    <w:nsid w:val="18EE06B4"/>
    <w:multiLevelType w:val="hybridMultilevel"/>
    <w:tmpl w:val="8B469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19BA24C7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19C4279B"/>
    <w:multiLevelType w:val="hybridMultilevel"/>
    <w:tmpl w:val="34142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9E92723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19FD3AD7"/>
    <w:multiLevelType w:val="hybridMultilevel"/>
    <w:tmpl w:val="31FCD6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>
    <w:nsid w:val="1A240CDE"/>
    <w:multiLevelType w:val="hybridMultilevel"/>
    <w:tmpl w:val="950A2D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1A36453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1B0E216A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1C0E79A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1C674F5C"/>
    <w:multiLevelType w:val="hybridMultilevel"/>
    <w:tmpl w:val="AA0E45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>
    <w:nsid w:val="1CA50EBA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1D063401"/>
    <w:multiLevelType w:val="hybridMultilevel"/>
    <w:tmpl w:val="A2646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1D352AB6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>
    <w:nsid w:val="1DDB1661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1E7A5B9D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1E7F298D"/>
    <w:multiLevelType w:val="multilevel"/>
    <w:tmpl w:val="4C2A5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>
    <w:nsid w:val="1EFD1923"/>
    <w:multiLevelType w:val="hybridMultilevel"/>
    <w:tmpl w:val="8490F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>
    <w:nsid w:val="1F64039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0866CE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0D82C6D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20E400A1"/>
    <w:multiLevelType w:val="hybridMultilevel"/>
    <w:tmpl w:val="CFC07380"/>
    <w:lvl w:ilvl="0" w:tplc="260A94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1376192"/>
    <w:multiLevelType w:val="hybridMultilevel"/>
    <w:tmpl w:val="CBFAF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>
    <w:nsid w:val="215E38C2"/>
    <w:multiLevelType w:val="hybridMultilevel"/>
    <w:tmpl w:val="35046A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>
    <w:nsid w:val="217654F0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8">
    <w:nsid w:val="21771530"/>
    <w:multiLevelType w:val="hybridMultilevel"/>
    <w:tmpl w:val="2AAAFF70"/>
    <w:lvl w:ilvl="0" w:tplc="3B524662">
      <w:start w:val="1"/>
      <w:numFmt w:val="bullet"/>
      <w:lvlText w:val="-"/>
      <w:lvlJc w:val="left"/>
      <w:pPr>
        <w:ind w:left="216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>
    <w:nsid w:val="2181044A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21810733"/>
    <w:multiLevelType w:val="hybridMultilevel"/>
    <w:tmpl w:val="85D83E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21DF2E47"/>
    <w:multiLevelType w:val="hybridMultilevel"/>
    <w:tmpl w:val="17404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1F6230B"/>
    <w:multiLevelType w:val="hybridMultilevel"/>
    <w:tmpl w:val="A8D80D6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3">
    <w:nsid w:val="21F740B0"/>
    <w:multiLevelType w:val="hybridMultilevel"/>
    <w:tmpl w:val="AA786030"/>
    <w:lvl w:ilvl="0" w:tplc="EB4E9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22C06176"/>
    <w:multiLevelType w:val="hybridMultilevel"/>
    <w:tmpl w:val="006C82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>
    <w:nsid w:val="22D86377"/>
    <w:multiLevelType w:val="hybridMultilevel"/>
    <w:tmpl w:val="187211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>
    <w:nsid w:val="23552803"/>
    <w:multiLevelType w:val="hybridMultilevel"/>
    <w:tmpl w:val="79BA3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23B93C19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8">
    <w:nsid w:val="23D96430"/>
    <w:multiLevelType w:val="hybridMultilevel"/>
    <w:tmpl w:val="1F3E1872"/>
    <w:lvl w:ilvl="0" w:tplc="F2CC1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>
    <w:nsid w:val="245335C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47712E8"/>
    <w:multiLevelType w:val="hybridMultilevel"/>
    <w:tmpl w:val="1AA21E5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1">
    <w:nsid w:val="25101C45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2">
    <w:nsid w:val="26610B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3">
    <w:nsid w:val="26A36E30"/>
    <w:multiLevelType w:val="hybridMultilevel"/>
    <w:tmpl w:val="81C25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6C16DFF"/>
    <w:multiLevelType w:val="hybridMultilevel"/>
    <w:tmpl w:val="52C013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26DF0436"/>
    <w:multiLevelType w:val="hybridMultilevel"/>
    <w:tmpl w:val="B1409944"/>
    <w:lvl w:ilvl="0" w:tplc="21844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>
    <w:nsid w:val="2769156F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27E3791F"/>
    <w:multiLevelType w:val="hybridMultilevel"/>
    <w:tmpl w:val="431E4D36"/>
    <w:lvl w:ilvl="0" w:tplc="5DC4C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>
    <w:nsid w:val="28462EEC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>
    <w:nsid w:val="28AE4291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28E803CB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293338C5"/>
    <w:multiLevelType w:val="hybridMultilevel"/>
    <w:tmpl w:val="0C962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29957A12"/>
    <w:multiLevelType w:val="multilevel"/>
    <w:tmpl w:val="5DE23060"/>
    <w:lvl w:ilvl="0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b/>
        <w:bCs/>
        <w:i w:val="0"/>
        <w:iCs w:val="0"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6" w:hanging="1800"/>
      </w:pPr>
      <w:rPr>
        <w:rFonts w:hint="default"/>
      </w:rPr>
    </w:lvl>
  </w:abstractNum>
  <w:abstractNum w:abstractNumId="113">
    <w:nsid w:val="299E4943"/>
    <w:multiLevelType w:val="hybridMultilevel"/>
    <w:tmpl w:val="4408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29C80A73"/>
    <w:multiLevelType w:val="hybridMultilevel"/>
    <w:tmpl w:val="62223908"/>
    <w:lvl w:ilvl="0" w:tplc="CB74D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>
    <w:nsid w:val="29DB78E3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29DC123E"/>
    <w:multiLevelType w:val="hybridMultilevel"/>
    <w:tmpl w:val="B8867FFA"/>
    <w:lvl w:ilvl="0" w:tplc="38AA3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>
    <w:nsid w:val="2A3618CF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8">
    <w:nsid w:val="2AA946FC"/>
    <w:multiLevelType w:val="hybridMultilevel"/>
    <w:tmpl w:val="0A583EF0"/>
    <w:lvl w:ilvl="0" w:tplc="D4CC3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>
    <w:nsid w:val="2B0C203B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2D125775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2D87573F"/>
    <w:multiLevelType w:val="multilevel"/>
    <w:tmpl w:val="7F9AA06E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2">
    <w:nsid w:val="2F2D7D65"/>
    <w:multiLevelType w:val="hybridMultilevel"/>
    <w:tmpl w:val="6DD0382E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>
    <w:nsid w:val="30A84A7C"/>
    <w:multiLevelType w:val="hybridMultilevel"/>
    <w:tmpl w:val="ED64D8C6"/>
    <w:lvl w:ilvl="0" w:tplc="094E30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>
    <w:nsid w:val="30EE5D44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5">
    <w:nsid w:val="32133488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6">
    <w:nsid w:val="32937E7E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>
    <w:nsid w:val="32A76965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32A92893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9">
    <w:nsid w:val="33B442B2"/>
    <w:multiLevelType w:val="hybridMultilevel"/>
    <w:tmpl w:val="4D16D240"/>
    <w:lvl w:ilvl="0" w:tplc="3D8CB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>
    <w:nsid w:val="343E5E4E"/>
    <w:multiLevelType w:val="hybridMultilevel"/>
    <w:tmpl w:val="A680FB4E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>
    <w:nsid w:val="34671FD9"/>
    <w:multiLevelType w:val="hybridMultilevel"/>
    <w:tmpl w:val="0824880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2">
    <w:nsid w:val="34D50855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36825553"/>
    <w:multiLevelType w:val="multilevel"/>
    <w:tmpl w:val="4C2A5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4">
    <w:nsid w:val="370A44C6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71F5DC4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37561F7B"/>
    <w:multiLevelType w:val="multilevel"/>
    <w:tmpl w:val="0D1E7EF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7">
    <w:nsid w:val="3789378D"/>
    <w:multiLevelType w:val="hybridMultilevel"/>
    <w:tmpl w:val="53322624"/>
    <w:lvl w:ilvl="0" w:tplc="27B6F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8">
    <w:nsid w:val="37A56DF9"/>
    <w:multiLevelType w:val="hybridMultilevel"/>
    <w:tmpl w:val="4CE67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37E80DCD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389A2AC3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389B4397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38D33DA0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3">
    <w:nsid w:val="390531D9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390D72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5">
    <w:nsid w:val="39DB55FB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3A7A28D3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7">
    <w:nsid w:val="3B527ED5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8">
    <w:nsid w:val="3BF730BD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9">
    <w:nsid w:val="3CA254E5"/>
    <w:multiLevelType w:val="hybridMultilevel"/>
    <w:tmpl w:val="54DA94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>
    <w:nsid w:val="3CE44191"/>
    <w:multiLevelType w:val="hybridMultilevel"/>
    <w:tmpl w:val="6240A6EE"/>
    <w:lvl w:ilvl="0" w:tplc="49DE2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1">
    <w:nsid w:val="3D721020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2">
    <w:nsid w:val="3DC73347"/>
    <w:multiLevelType w:val="hybridMultilevel"/>
    <w:tmpl w:val="8AE27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3F0A2706"/>
    <w:multiLevelType w:val="hybridMultilevel"/>
    <w:tmpl w:val="A3FA539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4">
    <w:nsid w:val="3F2D589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3F560A78"/>
    <w:multiLevelType w:val="hybridMultilevel"/>
    <w:tmpl w:val="A6C20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>
    <w:nsid w:val="3FE3322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009585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418A1350"/>
    <w:multiLevelType w:val="hybridMultilevel"/>
    <w:tmpl w:val="539A8F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9">
    <w:nsid w:val="41F516C5"/>
    <w:multiLevelType w:val="hybridMultilevel"/>
    <w:tmpl w:val="F188B19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>
    <w:nsid w:val="41FB04F4"/>
    <w:multiLevelType w:val="hybridMultilevel"/>
    <w:tmpl w:val="4628CE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>
    <w:nsid w:val="42743119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428066F1"/>
    <w:multiLevelType w:val="hybridMultilevel"/>
    <w:tmpl w:val="D22A4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43223B11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43317D6B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5">
    <w:nsid w:val="44511112"/>
    <w:multiLevelType w:val="hybridMultilevel"/>
    <w:tmpl w:val="281AD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455D3D27"/>
    <w:multiLevelType w:val="multilevel"/>
    <w:tmpl w:val="9F66AE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7">
    <w:nsid w:val="457671B0"/>
    <w:multiLevelType w:val="hybridMultilevel"/>
    <w:tmpl w:val="5FDAC35E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8">
    <w:nsid w:val="4596502E"/>
    <w:multiLevelType w:val="hybridMultilevel"/>
    <w:tmpl w:val="81C25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45A476F4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46393D79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46B67665"/>
    <w:multiLevelType w:val="multilevel"/>
    <w:tmpl w:val="28F24638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4."/>
      <w:lvlJc w:val="left"/>
      <w:pPr>
        <w:ind w:left="2268" w:hanging="648"/>
      </w:pPr>
    </w:lvl>
    <w:lvl w:ilvl="4">
      <w:start w:val="1"/>
      <w:numFmt w:val="bullet"/>
      <w:lvlText w:val=""/>
      <w:lvlJc w:val="left"/>
      <w:pPr>
        <w:ind w:left="187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172">
    <w:nsid w:val="46BD138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6F14BC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4719565F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5">
    <w:nsid w:val="47943F50"/>
    <w:multiLevelType w:val="multilevel"/>
    <w:tmpl w:val="28F246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13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6">
    <w:nsid w:val="47EC769D"/>
    <w:multiLevelType w:val="multilevel"/>
    <w:tmpl w:val="4C2A5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7">
    <w:nsid w:val="48407CB3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8">
    <w:nsid w:val="48C0346A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48EC4755"/>
    <w:multiLevelType w:val="hybridMultilevel"/>
    <w:tmpl w:val="87BA7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494C29C7"/>
    <w:multiLevelType w:val="multilevel"/>
    <w:tmpl w:val="FB6AC62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81">
    <w:nsid w:val="49AF133C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>
    <w:nsid w:val="4A143834"/>
    <w:multiLevelType w:val="hybridMultilevel"/>
    <w:tmpl w:val="CBCAB3C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3">
    <w:nsid w:val="4A556A56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4AF567A7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4B511EFE"/>
    <w:multiLevelType w:val="hybridMultilevel"/>
    <w:tmpl w:val="84C274C8"/>
    <w:lvl w:ilvl="0" w:tplc="27041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6">
    <w:nsid w:val="4B58329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>
    <w:nsid w:val="4B6E0397"/>
    <w:multiLevelType w:val="multilevel"/>
    <w:tmpl w:val="F15276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88">
    <w:nsid w:val="4B775A2E"/>
    <w:multiLevelType w:val="hybridMultilevel"/>
    <w:tmpl w:val="D54091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9">
    <w:nsid w:val="4BAF4A5F"/>
    <w:multiLevelType w:val="hybridMultilevel"/>
    <w:tmpl w:val="CF1E4584"/>
    <w:lvl w:ilvl="0" w:tplc="04090019">
      <w:start w:val="1"/>
      <w:numFmt w:val="lowerLetter"/>
      <w:lvlText w:val="%1."/>
      <w:lvlJc w:val="left"/>
      <w:pPr>
        <w:ind w:left="1647" w:hanging="360"/>
      </w:p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90">
    <w:nsid w:val="4C3E2DD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4D7F377F"/>
    <w:multiLevelType w:val="hybridMultilevel"/>
    <w:tmpl w:val="91D408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2">
    <w:nsid w:val="4D8C3D83"/>
    <w:multiLevelType w:val="hybridMultilevel"/>
    <w:tmpl w:val="32C05812"/>
    <w:lvl w:ilvl="0" w:tplc="3B34A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3">
    <w:nsid w:val="4E3207A5"/>
    <w:multiLevelType w:val="multilevel"/>
    <w:tmpl w:val="4C2A5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4">
    <w:nsid w:val="4E5D7AA4"/>
    <w:multiLevelType w:val="hybridMultilevel"/>
    <w:tmpl w:val="93EAD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5">
    <w:nsid w:val="4E904096"/>
    <w:multiLevelType w:val="hybridMultilevel"/>
    <w:tmpl w:val="F86A8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4EF3132A"/>
    <w:multiLevelType w:val="hybridMultilevel"/>
    <w:tmpl w:val="95127DE8"/>
    <w:lvl w:ilvl="0" w:tplc="C62C2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7">
    <w:nsid w:val="4EFB3399"/>
    <w:multiLevelType w:val="hybridMultilevel"/>
    <w:tmpl w:val="3E56FC6E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8">
    <w:nsid w:val="4F2F045C"/>
    <w:multiLevelType w:val="hybridMultilevel"/>
    <w:tmpl w:val="C07E4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4F89703D"/>
    <w:multiLevelType w:val="hybridMultilevel"/>
    <w:tmpl w:val="555C1C6E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0">
    <w:nsid w:val="50743BAE"/>
    <w:multiLevelType w:val="multilevel"/>
    <w:tmpl w:val="21867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lang w:bidi="th-TH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1">
    <w:nsid w:val="50C904C2"/>
    <w:multiLevelType w:val="multilevel"/>
    <w:tmpl w:val="21867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2">
    <w:nsid w:val="535815FC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53AF29D7"/>
    <w:multiLevelType w:val="hybridMultilevel"/>
    <w:tmpl w:val="8B4C65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4">
    <w:nsid w:val="541A415B"/>
    <w:multiLevelType w:val="hybridMultilevel"/>
    <w:tmpl w:val="28CC6F2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54F04DCB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>
    <w:nsid w:val="55B82995"/>
    <w:multiLevelType w:val="hybridMultilevel"/>
    <w:tmpl w:val="0A407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55B96E99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7855135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7E10EB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57FB7C41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1">
    <w:nsid w:val="580C17B5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2">
    <w:nsid w:val="58480007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>
    <w:nsid w:val="59194E05"/>
    <w:multiLevelType w:val="hybridMultilevel"/>
    <w:tmpl w:val="C37E72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4">
    <w:nsid w:val="593340E7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>
    <w:nsid w:val="5A234747"/>
    <w:multiLevelType w:val="hybridMultilevel"/>
    <w:tmpl w:val="64B05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5A3C79FD"/>
    <w:multiLevelType w:val="hybridMultilevel"/>
    <w:tmpl w:val="6F3256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7">
    <w:nsid w:val="5B4E7B38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8">
    <w:nsid w:val="5BA062FF"/>
    <w:multiLevelType w:val="hybridMultilevel"/>
    <w:tmpl w:val="CF1E4584"/>
    <w:lvl w:ilvl="0" w:tplc="04090019">
      <w:start w:val="1"/>
      <w:numFmt w:val="lowerLetter"/>
      <w:lvlText w:val="%1."/>
      <w:lvlJc w:val="left"/>
      <w:pPr>
        <w:ind w:left="1647" w:hanging="360"/>
      </w:p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19">
    <w:nsid w:val="5C15606F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>
    <w:nsid w:val="5C836488"/>
    <w:multiLevelType w:val="multilevel"/>
    <w:tmpl w:val="28F24638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4."/>
      <w:lvlJc w:val="left"/>
      <w:pPr>
        <w:ind w:left="2268" w:hanging="648"/>
      </w:pPr>
    </w:lvl>
    <w:lvl w:ilvl="4">
      <w:start w:val="1"/>
      <w:numFmt w:val="bullet"/>
      <w:lvlText w:val=""/>
      <w:lvlJc w:val="left"/>
      <w:pPr>
        <w:ind w:left="187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221">
    <w:nsid w:val="5F5B7B6C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60DE7701"/>
    <w:multiLevelType w:val="hybridMultilevel"/>
    <w:tmpl w:val="4106D3E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3">
    <w:nsid w:val="616E7548"/>
    <w:multiLevelType w:val="hybridMultilevel"/>
    <w:tmpl w:val="5BAC4B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4">
    <w:nsid w:val="61751C4E"/>
    <w:multiLevelType w:val="multilevel"/>
    <w:tmpl w:val="9F66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5">
    <w:nsid w:val="61891C6F"/>
    <w:multiLevelType w:val="hybridMultilevel"/>
    <w:tmpl w:val="0C962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1B6468D"/>
    <w:multiLevelType w:val="hybridMultilevel"/>
    <w:tmpl w:val="BDA4D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7">
    <w:nsid w:val="61DB6C54"/>
    <w:multiLevelType w:val="hybridMultilevel"/>
    <w:tmpl w:val="4C20D3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8">
    <w:nsid w:val="62232C37"/>
    <w:multiLevelType w:val="hybridMultilevel"/>
    <w:tmpl w:val="0E764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9">
    <w:nsid w:val="623972CA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0">
    <w:nsid w:val="62B214E5"/>
    <w:multiLevelType w:val="hybridMultilevel"/>
    <w:tmpl w:val="A680FB4E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1">
    <w:nsid w:val="62E529B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>
    <w:nsid w:val="6356193D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3">
    <w:nsid w:val="63E33964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4">
    <w:nsid w:val="63E64C67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>
    <w:nsid w:val="64822EAA"/>
    <w:multiLevelType w:val="multilevel"/>
    <w:tmpl w:val="4C2A5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6">
    <w:nsid w:val="654B4D96"/>
    <w:multiLevelType w:val="hybridMultilevel"/>
    <w:tmpl w:val="806AE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55B2312"/>
    <w:multiLevelType w:val="hybridMultilevel"/>
    <w:tmpl w:val="87BA5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8">
    <w:nsid w:val="65827864"/>
    <w:multiLevelType w:val="hybridMultilevel"/>
    <w:tmpl w:val="C31E02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9">
    <w:nsid w:val="65DB3FEE"/>
    <w:multiLevelType w:val="hybridMultilevel"/>
    <w:tmpl w:val="6196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>
    <w:nsid w:val="65E7183B"/>
    <w:multiLevelType w:val="hybridMultilevel"/>
    <w:tmpl w:val="7DC8E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1">
    <w:nsid w:val="66150951"/>
    <w:multiLevelType w:val="hybridMultilevel"/>
    <w:tmpl w:val="A70858F4"/>
    <w:lvl w:ilvl="0" w:tplc="FBF6BB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66244DCD"/>
    <w:multiLevelType w:val="hybridMultilevel"/>
    <w:tmpl w:val="0C962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6D37D34"/>
    <w:multiLevelType w:val="hybridMultilevel"/>
    <w:tmpl w:val="FA0AF86A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4">
    <w:nsid w:val="66D430A1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67BA04C8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6">
    <w:nsid w:val="67DE6A45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67E22559"/>
    <w:multiLevelType w:val="hybridMultilevel"/>
    <w:tmpl w:val="FF5287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8">
    <w:nsid w:val="67FF6EB4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9">
    <w:nsid w:val="684F73A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>
    <w:nsid w:val="686A7007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68C8023A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69150974"/>
    <w:multiLevelType w:val="hybridMultilevel"/>
    <w:tmpl w:val="B28ADD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3">
    <w:nsid w:val="69884606"/>
    <w:multiLevelType w:val="hybridMultilevel"/>
    <w:tmpl w:val="2B3ADB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6ACF46A1"/>
    <w:multiLevelType w:val="hybridMultilevel"/>
    <w:tmpl w:val="90442CC0"/>
    <w:lvl w:ilvl="0" w:tplc="1B6C5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5">
    <w:nsid w:val="6B585572"/>
    <w:multiLevelType w:val="hybridMultilevel"/>
    <w:tmpl w:val="6AEA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6B624C81"/>
    <w:multiLevelType w:val="hybridMultilevel"/>
    <w:tmpl w:val="4F2A67F6"/>
    <w:lvl w:ilvl="0" w:tplc="65468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7">
    <w:nsid w:val="6B626BCA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8">
    <w:nsid w:val="6B823427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>
    <w:nsid w:val="6C6101E4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>
    <w:nsid w:val="6CFB2C4D"/>
    <w:multiLevelType w:val="hybridMultilevel"/>
    <w:tmpl w:val="77544E1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1">
    <w:nsid w:val="6D367C51"/>
    <w:multiLevelType w:val="hybridMultilevel"/>
    <w:tmpl w:val="06880A1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2">
    <w:nsid w:val="6D8E2F26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6E267B6F"/>
    <w:multiLevelType w:val="hybridMultilevel"/>
    <w:tmpl w:val="A3FA539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4">
    <w:nsid w:val="6E306536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>
    <w:nsid w:val="6E381DC7"/>
    <w:multiLevelType w:val="multilevel"/>
    <w:tmpl w:val="BBA400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6">
    <w:nsid w:val="6ED6678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>
    <w:nsid w:val="6F26481B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8">
    <w:nsid w:val="6F624EC0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>
    <w:nsid w:val="6F6F4B2B"/>
    <w:multiLevelType w:val="hybridMultilevel"/>
    <w:tmpl w:val="B7C818A0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0">
    <w:nsid w:val="70152CF9"/>
    <w:multiLevelType w:val="hybridMultilevel"/>
    <w:tmpl w:val="D25A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1">
    <w:nsid w:val="705C41AB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>
    <w:nsid w:val="70B408C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>
    <w:nsid w:val="70CA407E"/>
    <w:multiLevelType w:val="hybridMultilevel"/>
    <w:tmpl w:val="2BD611A8"/>
    <w:lvl w:ilvl="0" w:tplc="2D78A3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4">
    <w:nsid w:val="70EA0B0C"/>
    <w:multiLevelType w:val="multilevel"/>
    <w:tmpl w:val="28F24638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4."/>
      <w:lvlJc w:val="left"/>
      <w:pPr>
        <w:ind w:left="2268" w:hanging="648"/>
      </w:pPr>
    </w:lvl>
    <w:lvl w:ilvl="4">
      <w:start w:val="1"/>
      <w:numFmt w:val="bullet"/>
      <w:lvlText w:val=""/>
      <w:lvlJc w:val="left"/>
      <w:pPr>
        <w:ind w:left="187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275">
    <w:nsid w:val="711B6E28"/>
    <w:multiLevelType w:val="hybridMultilevel"/>
    <w:tmpl w:val="C0949348"/>
    <w:lvl w:ilvl="0" w:tplc="7FFC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6">
    <w:nsid w:val="728B22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7">
    <w:nsid w:val="72DB00C7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8">
    <w:nsid w:val="73B77D2C"/>
    <w:multiLevelType w:val="hybridMultilevel"/>
    <w:tmpl w:val="83CCC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9">
    <w:nsid w:val="73C75FBC"/>
    <w:multiLevelType w:val="multilevel"/>
    <w:tmpl w:val="7B26E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13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0">
    <w:nsid w:val="73DB7403"/>
    <w:multiLevelType w:val="hybridMultilevel"/>
    <w:tmpl w:val="AEF0AC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1">
    <w:nsid w:val="74790831"/>
    <w:multiLevelType w:val="hybridMultilevel"/>
    <w:tmpl w:val="F780B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2">
    <w:nsid w:val="759B0173"/>
    <w:multiLevelType w:val="hybridMultilevel"/>
    <w:tmpl w:val="95BCD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3">
    <w:nsid w:val="77FF4066"/>
    <w:multiLevelType w:val="hybridMultilevel"/>
    <w:tmpl w:val="B986F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>
    <w:nsid w:val="782B6B2C"/>
    <w:multiLevelType w:val="hybridMultilevel"/>
    <w:tmpl w:val="95206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5">
    <w:nsid w:val="782C7D55"/>
    <w:multiLevelType w:val="hybridMultilevel"/>
    <w:tmpl w:val="DDFC85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6">
    <w:nsid w:val="78603C73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>
    <w:nsid w:val="7A265D02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>
    <w:nsid w:val="7A5D1B91"/>
    <w:multiLevelType w:val="hybridMultilevel"/>
    <w:tmpl w:val="6942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7B1A69C8"/>
    <w:multiLevelType w:val="hybridMultilevel"/>
    <w:tmpl w:val="C8B2C9F0"/>
    <w:lvl w:ilvl="0" w:tplc="3B524662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7BD73F86"/>
    <w:multiLevelType w:val="hybridMultilevel"/>
    <w:tmpl w:val="5A8C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>
    <w:nsid w:val="7C441FD8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>
    <w:nsid w:val="7CBB60F1"/>
    <w:multiLevelType w:val="hybridMultilevel"/>
    <w:tmpl w:val="72942926"/>
    <w:lvl w:ilvl="0" w:tplc="04546A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3">
    <w:nsid w:val="7CCD1019"/>
    <w:multiLevelType w:val="hybridMultilevel"/>
    <w:tmpl w:val="7A5A5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4">
    <w:nsid w:val="7DBB3F2D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5">
    <w:nsid w:val="7E1C5905"/>
    <w:multiLevelType w:val="hybridMultilevel"/>
    <w:tmpl w:val="497C8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6">
    <w:nsid w:val="7E8B6318"/>
    <w:multiLevelType w:val="hybridMultilevel"/>
    <w:tmpl w:val="A00ED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7EEC054E"/>
    <w:multiLevelType w:val="hybridMultilevel"/>
    <w:tmpl w:val="96642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B524662">
      <w:start w:val="1"/>
      <w:numFmt w:val="bullet"/>
      <w:lvlText w:val="-"/>
      <w:lvlJc w:val="left"/>
      <w:pPr>
        <w:ind w:left="2880" w:hanging="360"/>
      </w:pPr>
      <w:rPr>
        <w:rFonts w:ascii="Tahoma" w:hAnsi="Tahoma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2"/>
  </w:num>
  <w:num w:numId="2">
    <w:abstractNumId w:val="51"/>
  </w:num>
  <w:num w:numId="3">
    <w:abstractNumId w:val="168"/>
  </w:num>
  <w:num w:numId="4">
    <w:abstractNumId w:val="0"/>
    <w:lvlOverride w:ilvl="0">
      <w:startOverride w:val="1"/>
    </w:lvlOverride>
  </w:num>
  <w:num w:numId="5">
    <w:abstractNumId w:val="103"/>
  </w:num>
  <w:num w:numId="6">
    <w:abstractNumId w:val="152"/>
  </w:num>
  <w:num w:numId="7">
    <w:abstractNumId w:val="112"/>
  </w:num>
  <w:num w:numId="8">
    <w:abstractNumId w:val="265"/>
  </w:num>
  <w:num w:numId="9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2"/>
  </w:num>
  <w:num w:numId="17">
    <w:abstractNumId w:val="169"/>
  </w:num>
  <w:num w:numId="18">
    <w:abstractNumId w:val="207"/>
  </w:num>
  <w:num w:numId="19">
    <w:abstractNumId w:val="140"/>
  </w:num>
  <w:num w:numId="20">
    <w:abstractNumId w:val="234"/>
  </w:num>
  <w:num w:numId="21">
    <w:abstractNumId w:val="100"/>
  </w:num>
  <w:num w:numId="22">
    <w:abstractNumId w:val="148"/>
  </w:num>
  <w:num w:numId="23">
    <w:abstractNumId w:val="67"/>
  </w:num>
  <w:num w:numId="24">
    <w:abstractNumId w:val="31"/>
  </w:num>
  <w:num w:numId="25">
    <w:abstractNumId w:val="111"/>
  </w:num>
  <w:num w:numId="26">
    <w:abstractNumId w:val="225"/>
  </w:num>
  <w:num w:numId="27">
    <w:abstractNumId w:val="77"/>
  </w:num>
  <w:num w:numId="28">
    <w:abstractNumId w:val="161"/>
  </w:num>
  <w:num w:numId="29">
    <w:abstractNumId w:val="99"/>
  </w:num>
  <w:num w:numId="30">
    <w:abstractNumId w:val="49"/>
  </w:num>
  <w:num w:numId="31">
    <w:abstractNumId w:val="206"/>
  </w:num>
  <w:num w:numId="32">
    <w:abstractNumId w:val="202"/>
  </w:num>
  <w:num w:numId="33">
    <w:abstractNumId w:val="64"/>
  </w:num>
  <w:num w:numId="34">
    <w:abstractNumId w:val="110"/>
  </w:num>
  <w:num w:numId="35">
    <w:abstractNumId w:val="211"/>
  </w:num>
  <w:num w:numId="36">
    <w:abstractNumId w:val="117"/>
  </w:num>
  <w:num w:numId="37">
    <w:abstractNumId w:val="245"/>
  </w:num>
  <w:num w:numId="38">
    <w:abstractNumId w:val="78"/>
  </w:num>
  <w:num w:numId="39">
    <w:abstractNumId w:val="261"/>
  </w:num>
  <w:num w:numId="40">
    <w:abstractNumId w:val="277"/>
  </w:num>
  <w:num w:numId="41">
    <w:abstractNumId w:val="244"/>
  </w:num>
  <w:num w:numId="42">
    <w:abstractNumId w:val="295"/>
  </w:num>
  <w:num w:numId="43">
    <w:abstractNumId w:val="125"/>
  </w:num>
  <w:num w:numId="44">
    <w:abstractNumId w:val="205"/>
  </w:num>
  <w:num w:numId="45">
    <w:abstractNumId w:val="163"/>
  </w:num>
  <w:num w:numId="46">
    <w:abstractNumId w:val="83"/>
  </w:num>
  <w:num w:numId="47">
    <w:abstractNumId w:val="229"/>
  </w:num>
  <w:num w:numId="48">
    <w:abstractNumId w:val="267"/>
  </w:num>
  <w:num w:numId="49">
    <w:abstractNumId w:val="153"/>
  </w:num>
  <w:num w:numId="50">
    <w:abstractNumId w:val="183"/>
  </w:num>
  <w:num w:numId="51">
    <w:abstractNumId w:val="60"/>
  </w:num>
  <w:num w:numId="52">
    <w:abstractNumId w:val="294"/>
  </w:num>
  <w:num w:numId="53">
    <w:abstractNumId w:val="210"/>
  </w:num>
  <w:num w:numId="54">
    <w:abstractNumId w:val="167"/>
  </w:num>
  <w:num w:numId="55">
    <w:abstractNumId w:val="209"/>
  </w:num>
  <w:num w:numId="56">
    <w:abstractNumId w:val="272"/>
  </w:num>
  <w:num w:numId="57">
    <w:abstractNumId w:val="221"/>
  </w:num>
  <w:num w:numId="58">
    <w:abstractNumId w:val="181"/>
  </w:num>
  <w:num w:numId="59">
    <w:abstractNumId w:val="186"/>
  </w:num>
  <w:num w:numId="60">
    <w:abstractNumId w:val="70"/>
  </w:num>
  <w:num w:numId="61">
    <w:abstractNumId w:val="101"/>
  </w:num>
  <w:num w:numId="62">
    <w:abstractNumId w:val="39"/>
  </w:num>
  <w:num w:numId="63">
    <w:abstractNumId w:val="32"/>
  </w:num>
  <w:num w:numId="64">
    <w:abstractNumId w:val="231"/>
  </w:num>
  <w:num w:numId="65">
    <w:abstractNumId w:val="232"/>
  </w:num>
  <w:num w:numId="66">
    <w:abstractNumId w:val="18"/>
  </w:num>
  <w:num w:numId="67">
    <w:abstractNumId w:val="263"/>
  </w:num>
  <w:num w:numId="68">
    <w:abstractNumId w:val="288"/>
  </w:num>
  <w:num w:numId="69">
    <w:abstractNumId w:val="42"/>
  </w:num>
  <w:num w:numId="70">
    <w:abstractNumId w:val="239"/>
  </w:num>
  <w:num w:numId="71">
    <w:abstractNumId w:val="173"/>
  </w:num>
  <w:num w:numId="72">
    <w:abstractNumId w:val="164"/>
  </w:num>
  <w:num w:numId="73">
    <w:abstractNumId w:val="175"/>
  </w:num>
  <w:num w:numId="74">
    <w:abstractNumId w:val="187"/>
  </w:num>
  <w:num w:numId="75">
    <w:abstractNumId w:val="180"/>
  </w:num>
  <w:num w:numId="76">
    <w:abstractNumId w:val="97"/>
  </w:num>
  <w:num w:numId="77">
    <w:abstractNumId w:val="177"/>
  </w:num>
  <w:num w:numId="78">
    <w:abstractNumId w:val="30"/>
  </w:num>
  <w:num w:numId="79">
    <w:abstractNumId w:val="171"/>
  </w:num>
  <w:num w:numId="80">
    <w:abstractNumId w:val="274"/>
  </w:num>
  <w:num w:numId="81">
    <w:abstractNumId w:val="142"/>
  </w:num>
  <w:num w:numId="82">
    <w:abstractNumId w:val="241"/>
  </w:num>
  <w:num w:numId="83">
    <w:abstractNumId w:val="146"/>
  </w:num>
  <w:num w:numId="84">
    <w:abstractNumId w:val="248"/>
  </w:num>
  <w:num w:numId="85">
    <w:abstractNumId w:val="128"/>
  </w:num>
  <w:num w:numId="86">
    <w:abstractNumId w:val="76"/>
  </w:num>
  <w:num w:numId="87">
    <w:abstractNumId w:val="54"/>
  </w:num>
  <w:num w:numId="88">
    <w:abstractNumId w:val="233"/>
  </w:num>
  <w:num w:numId="89">
    <w:abstractNumId w:val="141"/>
  </w:num>
  <w:num w:numId="90">
    <w:abstractNumId w:val="14"/>
  </w:num>
  <w:num w:numId="91">
    <w:abstractNumId w:val="151"/>
  </w:num>
  <w:num w:numId="92">
    <w:abstractNumId w:val="124"/>
  </w:num>
  <w:num w:numId="93">
    <w:abstractNumId w:val="41"/>
  </w:num>
  <w:num w:numId="94">
    <w:abstractNumId w:val="279"/>
  </w:num>
  <w:num w:numId="95">
    <w:abstractNumId w:val="23"/>
  </w:num>
  <w:num w:numId="96">
    <w:abstractNumId w:val="87"/>
  </w:num>
  <w:num w:numId="97">
    <w:abstractNumId w:val="200"/>
  </w:num>
  <w:num w:numId="98">
    <w:abstractNumId w:val="61"/>
  </w:num>
  <w:num w:numId="99">
    <w:abstractNumId w:val="102"/>
  </w:num>
  <w:num w:numId="100">
    <w:abstractNumId w:val="166"/>
  </w:num>
  <w:num w:numId="101">
    <w:abstractNumId w:val="276"/>
  </w:num>
  <w:num w:numId="102">
    <w:abstractNumId w:val="224"/>
  </w:num>
  <w:num w:numId="103">
    <w:abstractNumId w:val="144"/>
  </w:num>
  <w:num w:numId="104">
    <w:abstractNumId w:val="193"/>
  </w:num>
  <w:num w:numId="105">
    <w:abstractNumId w:val="280"/>
  </w:num>
  <w:num w:numId="106">
    <w:abstractNumId w:val="278"/>
  </w:num>
  <w:num w:numId="107">
    <w:abstractNumId w:val="149"/>
  </w:num>
  <w:num w:numId="108">
    <w:abstractNumId w:val="247"/>
  </w:num>
  <w:num w:numId="109">
    <w:abstractNumId w:val="104"/>
  </w:num>
  <w:num w:numId="110">
    <w:abstractNumId w:val="113"/>
  </w:num>
  <w:num w:numId="111">
    <w:abstractNumId w:val="222"/>
  </w:num>
  <w:num w:numId="112">
    <w:abstractNumId w:val="106"/>
  </w:num>
  <w:num w:numId="113">
    <w:abstractNumId w:val="219"/>
  </w:num>
  <w:num w:numId="114">
    <w:abstractNumId w:val="266"/>
  </w:num>
  <w:num w:numId="115">
    <w:abstractNumId w:val="212"/>
  </w:num>
  <w:num w:numId="116">
    <w:abstractNumId w:val="8"/>
  </w:num>
  <w:num w:numId="117">
    <w:abstractNumId w:val="154"/>
  </w:num>
  <w:num w:numId="118">
    <w:abstractNumId w:val="297"/>
  </w:num>
  <w:num w:numId="119">
    <w:abstractNumId w:val="138"/>
  </w:num>
  <w:num w:numId="120">
    <w:abstractNumId w:val="79"/>
  </w:num>
  <w:num w:numId="121">
    <w:abstractNumId w:val="133"/>
  </w:num>
  <w:num w:numId="122">
    <w:abstractNumId w:val="235"/>
  </w:num>
  <w:num w:numId="123">
    <w:abstractNumId w:val="176"/>
  </w:num>
  <w:num w:numId="124">
    <w:abstractNumId w:val="255"/>
  </w:num>
  <w:num w:numId="125">
    <w:abstractNumId w:val="296"/>
  </w:num>
  <w:num w:numId="126">
    <w:abstractNumId w:val="45"/>
  </w:num>
  <w:num w:numId="127">
    <w:abstractNumId w:val="66"/>
  </w:num>
  <w:num w:numId="128">
    <w:abstractNumId w:val="290"/>
  </w:num>
  <w:num w:numId="129">
    <w:abstractNumId w:val="215"/>
  </w:num>
  <w:num w:numId="130">
    <w:abstractNumId w:val="75"/>
  </w:num>
  <w:num w:numId="131">
    <w:abstractNumId w:val="179"/>
  </w:num>
  <w:num w:numId="132">
    <w:abstractNumId w:val="56"/>
  </w:num>
  <w:num w:numId="133">
    <w:abstractNumId w:val="289"/>
  </w:num>
  <w:num w:numId="134">
    <w:abstractNumId w:val="12"/>
  </w:num>
  <w:num w:numId="135">
    <w:abstractNumId w:val="120"/>
  </w:num>
  <w:num w:numId="136">
    <w:abstractNumId w:val="55"/>
  </w:num>
  <w:num w:numId="137">
    <w:abstractNumId w:val="157"/>
  </w:num>
  <w:num w:numId="138">
    <w:abstractNumId w:val="208"/>
  </w:num>
  <w:num w:numId="139">
    <w:abstractNumId w:val="81"/>
  </w:num>
  <w:num w:numId="140">
    <w:abstractNumId w:val="258"/>
  </w:num>
  <w:num w:numId="141">
    <w:abstractNumId w:val="132"/>
  </w:num>
  <w:num w:numId="142">
    <w:abstractNumId w:val="237"/>
  </w:num>
  <w:num w:numId="143">
    <w:abstractNumId w:val="35"/>
  </w:num>
  <w:num w:numId="144">
    <w:abstractNumId w:val="281"/>
  </w:num>
  <w:num w:numId="145">
    <w:abstractNumId w:val="227"/>
  </w:num>
  <w:num w:numId="146">
    <w:abstractNumId w:val="282"/>
  </w:num>
  <w:num w:numId="147">
    <w:abstractNumId w:val="21"/>
  </w:num>
  <w:num w:numId="148">
    <w:abstractNumId w:val="228"/>
  </w:num>
  <w:num w:numId="149">
    <w:abstractNumId w:val="94"/>
  </w:num>
  <w:num w:numId="150">
    <w:abstractNumId w:val="155"/>
  </w:num>
  <w:num w:numId="151">
    <w:abstractNumId w:val="16"/>
  </w:num>
  <w:num w:numId="152">
    <w:abstractNumId w:val="89"/>
  </w:num>
  <w:num w:numId="153">
    <w:abstractNumId w:val="109"/>
  </w:num>
  <w:num w:numId="154">
    <w:abstractNumId w:val="259"/>
  </w:num>
  <w:num w:numId="155">
    <w:abstractNumId w:val="119"/>
  </w:num>
  <w:num w:numId="156">
    <w:abstractNumId w:val="249"/>
  </w:num>
  <w:num w:numId="157">
    <w:abstractNumId w:val="62"/>
  </w:num>
  <w:num w:numId="158">
    <w:abstractNumId w:val="195"/>
  </w:num>
  <w:num w:numId="159">
    <w:abstractNumId w:val="44"/>
  </w:num>
  <w:num w:numId="160">
    <w:abstractNumId w:val="198"/>
  </w:num>
  <w:num w:numId="161">
    <w:abstractNumId w:val="69"/>
  </w:num>
  <w:num w:numId="162">
    <w:abstractNumId w:val="11"/>
  </w:num>
  <w:num w:numId="163">
    <w:abstractNumId w:val="86"/>
  </w:num>
  <w:num w:numId="164">
    <w:abstractNumId w:val="96"/>
  </w:num>
  <w:num w:numId="165">
    <w:abstractNumId w:val="95"/>
  </w:num>
  <w:num w:numId="166">
    <w:abstractNumId w:val="59"/>
  </w:num>
  <w:num w:numId="167">
    <w:abstractNumId w:val="203"/>
  </w:num>
  <w:num w:numId="168">
    <w:abstractNumId w:val="143"/>
  </w:num>
  <w:num w:numId="169">
    <w:abstractNumId w:val="190"/>
  </w:num>
  <w:num w:numId="170">
    <w:abstractNumId w:val="156"/>
  </w:num>
  <w:num w:numId="171">
    <w:abstractNumId w:val="170"/>
  </w:num>
  <w:num w:numId="172">
    <w:abstractNumId w:val="2"/>
  </w:num>
  <w:num w:numId="173">
    <w:abstractNumId w:val="139"/>
  </w:num>
  <w:num w:numId="174">
    <w:abstractNumId w:val="268"/>
  </w:num>
  <w:num w:numId="175">
    <w:abstractNumId w:val="214"/>
  </w:num>
  <w:num w:numId="176">
    <w:abstractNumId w:val="127"/>
  </w:num>
  <w:num w:numId="177">
    <w:abstractNumId w:val="250"/>
  </w:num>
  <w:num w:numId="178">
    <w:abstractNumId w:val="286"/>
  </w:num>
  <w:num w:numId="179">
    <w:abstractNumId w:val="145"/>
  </w:num>
  <w:num w:numId="180">
    <w:abstractNumId w:val="134"/>
  </w:num>
  <w:num w:numId="181">
    <w:abstractNumId w:val="90"/>
  </w:num>
  <w:num w:numId="182">
    <w:abstractNumId w:val="80"/>
  </w:num>
  <w:num w:numId="183">
    <w:abstractNumId w:val="285"/>
  </w:num>
  <w:num w:numId="184">
    <w:abstractNumId w:val="216"/>
  </w:num>
  <w:num w:numId="185">
    <w:abstractNumId w:val="160"/>
  </w:num>
  <w:num w:numId="186">
    <w:abstractNumId w:val="238"/>
  </w:num>
  <w:num w:numId="187">
    <w:abstractNumId w:val="71"/>
  </w:num>
  <w:num w:numId="188">
    <w:abstractNumId w:val="72"/>
  </w:num>
  <w:num w:numId="189">
    <w:abstractNumId w:val="1"/>
  </w:num>
  <w:num w:numId="190">
    <w:abstractNumId w:val="291"/>
  </w:num>
  <w:num w:numId="191">
    <w:abstractNumId w:val="184"/>
  </w:num>
  <w:num w:numId="192">
    <w:abstractNumId w:val="172"/>
  </w:num>
  <w:num w:numId="193">
    <w:abstractNumId w:val="37"/>
  </w:num>
  <w:num w:numId="194">
    <w:abstractNumId w:val="74"/>
  </w:num>
  <w:num w:numId="195">
    <w:abstractNumId w:val="253"/>
  </w:num>
  <w:num w:numId="196">
    <w:abstractNumId w:val="213"/>
  </w:num>
  <w:num w:numId="197">
    <w:abstractNumId w:val="191"/>
  </w:num>
  <w:num w:numId="198">
    <w:abstractNumId w:val="284"/>
  </w:num>
  <w:num w:numId="199">
    <w:abstractNumId w:val="188"/>
  </w:num>
  <w:num w:numId="200">
    <w:abstractNumId w:val="36"/>
  </w:num>
  <w:num w:numId="201">
    <w:abstractNumId w:val="251"/>
  </w:num>
  <w:num w:numId="202">
    <w:abstractNumId w:val="82"/>
  </w:num>
  <w:num w:numId="203">
    <w:abstractNumId w:val="287"/>
  </w:num>
  <w:num w:numId="204">
    <w:abstractNumId w:val="246"/>
  </w:num>
  <w:num w:numId="205">
    <w:abstractNumId w:val="65"/>
  </w:num>
  <w:num w:numId="206">
    <w:abstractNumId w:val="264"/>
  </w:num>
  <w:num w:numId="207">
    <w:abstractNumId w:val="112"/>
  </w:num>
  <w:num w:numId="208">
    <w:abstractNumId w:val="58"/>
  </w:num>
  <w:num w:numId="209">
    <w:abstractNumId w:val="136"/>
  </w:num>
  <w:num w:numId="210">
    <w:abstractNumId w:val="20"/>
  </w:num>
  <w:num w:numId="211">
    <w:abstractNumId w:val="92"/>
  </w:num>
  <w:num w:numId="212">
    <w:abstractNumId w:val="131"/>
  </w:num>
  <w:num w:numId="213">
    <w:abstractNumId w:val="63"/>
  </w:num>
  <w:num w:numId="214">
    <w:abstractNumId w:val="27"/>
  </w:num>
  <w:num w:numId="215">
    <w:abstractNumId w:val="240"/>
  </w:num>
  <w:num w:numId="216">
    <w:abstractNumId w:val="52"/>
  </w:num>
  <w:num w:numId="217">
    <w:abstractNumId w:val="158"/>
  </w:num>
  <w:num w:numId="218">
    <w:abstractNumId w:val="204"/>
  </w:num>
  <w:num w:numId="219">
    <w:abstractNumId w:val="189"/>
  </w:num>
  <w:num w:numId="220">
    <w:abstractNumId w:val="4"/>
  </w:num>
  <w:num w:numId="221">
    <w:abstractNumId w:val="29"/>
  </w:num>
  <w:num w:numId="222">
    <w:abstractNumId w:val="15"/>
  </w:num>
  <w:num w:numId="223">
    <w:abstractNumId w:val="43"/>
  </w:num>
  <w:num w:numId="224">
    <w:abstractNumId w:val="28"/>
  </w:num>
  <w:num w:numId="225">
    <w:abstractNumId w:val="13"/>
  </w:num>
  <w:num w:numId="226">
    <w:abstractNumId w:val="283"/>
  </w:num>
  <w:num w:numId="227">
    <w:abstractNumId w:val="91"/>
  </w:num>
  <w:num w:numId="228">
    <w:abstractNumId w:val="260"/>
  </w:num>
  <w:num w:numId="229">
    <w:abstractNumId w:val="6"/>
  </w:num>
  <w:num w:numId="230">
    <w:abstractNumId w:val="10"/>
  </w:num>
  <w:num w:numId="231">
    <w:abstractNumId w:val="165"/>
  </w:num>
  <w:num w:numId="232">
    <w:abstractNumId w:val="201"/>
  </w:num>
  <w:num w:numId="233">
    <w:abstractNumId w:val="73"/>
  </w:num>
  <w:num w:numId="234">
    <w:abstractNumId w:val="182"/>
  </w:num>
  <w:num w:numId="235">
    <w:abstractNumId w:val="236"/>
  </w:num>
  <w:num w:numId="236">
    <w:abstractNumId w:val="9"/>
  </w:num>
  <w:num w:numId="237">
    <w:abstractNumId w:val="199"/>
  </w:num>
  <w:num w:numId="238">
    <w:abstractNumId w:val="252"/>
  </w:num>
  <w:num w:numId="239">
    <w:abstractNumId w:val="293"/>
  </w:num>
  <w:num w:numId="240">
    <w:abstractNumId w:val="223"/>
  </w:num>
  <w:num w:numId="241">
    <w:abstractNumId w:val="226"/>
  </w:num>
  <w:num w:numId="242">
    <w:abstractNumId w:val="218"/>
  </w:num>
  <w:num w:numId="243">
    <w:abstractNumId w:val="271"/>
  </w:num>
  <w:num w:numId="244">
    <w:abstractNumId w:val="85"/>
  </w:num>
  <w:num w:numId="245">
    <w:abstractNumId w:val="68"/>
  </w:num>
  <w:num w:numId="246">
    <w:abstractNumId w:val="38"/>
  </w:num>
  <w:num w:numId="247">
    <w:abstractNumId w:val="121"/>
  </w:num>
  <w:num w:numId="248">
    <w:abstractNumId w:val="135"/>
  </w:num>
  <w:num w:numId="249">
    <w:abstractNumId w:val="88"/>
  </w:num>
  <w:num w:numId="250">
    <w:abstractNumId w:val="7"/>
  </w:num>
  <w:num w:numId="251">
    <w:abstractNumId w:val="220"/>
  </w:num>
  <w:num w:numId="252">
    <w:abstractNumId w:val="84"/>
  </w:num>
  <w:num w:numId="253">
    <w:abstractNumId w:val="269"/>
  </w:num>
  <w:num w:numId="254">
    <w:abstractNumId w:val="5"/>
  </w:num>
  <w:num w:numId="255">
    <w:abstractNumId w:val="19"/>
  </w:num>
  <w:num w:numId="256">
    <w:abstractNumId w:val="24"/>
  </w:num>
  <w:num w:numId="257">
    <w:abstractNumId w:val="107"/>
  </w:num>
  <w:num w:numId="258">
    <w:abstractNumId w:val="185"/>
  </w:num>
  <w:num w:numId="259">
    <w:abstractNumId w:val="192"/>
  </w:num>
  <w:num w:numId="260">
    <w:abstractNumId w:val="93"/>
  </w:num>
  <w:num w:numId="261">
    <w:abstractNumId w:val="33"/>
  </w:num>
  <w:num w:numId="262">
    <w:abstractNumId w:val="98"/>
  </w:num>
  <w:num w:numId="263">
    <w:abstractNumId w:val="123"/>
  </w:num>
  <w:num w:numId="264">
    <w:abstractNumId w:val="254"/>
  </w:num>
  <w:num w:numId="265">
    <w:abstractNumId w:val="129"/>
  </w:num>
  <w:num w:numId="266">
    <w:abstractNumId w:val="17"/>
  </w:num>
  <w:num w:numId="267">
    <w:abstractNumId w:val="34"/>
  </w:num>
  <w:num w:numId="268">
    <w:abstractNumId w:val="105"/>
  </w:num>
  <w:num w:numId="269">
    <w:abstractNumId w:val="47"/>
  </w:num>
  <w:num w:numId="270">
    <w:abstractNumId w:val="40"/>
  </w:num>
  <w:num w:numId="271">
    <w:abstractNumId w:val="137"/>
  </w:num>
  <w:num w:numId="272">
    <w:abstractNumId w:val="57"/>
  </w:num>
  <w:num w:numId="273">
    <w:abstractNumId w:val="118"/>
  </w:num>
  <w:num w:numId="274">
    <w:abstractNumId w:val="273"/>
  </w:num>
  <w:num w:numId="275">
    <w:abstractNumId w:val="116"/>
  </w:num>
  <w:num w:numId="276">
    <w:abstractNumId w:val="114"/>
  </w:num>
  <w:num w:numId="277">
    <w:abstractNumId w:val="196"/>
  </w:num>
  <w:num w:numId="278">
    <w:abstractNumId w:val="3"/>
  </w:num>
  <w:num w:numId="279">
    <w:abstractNumId w:val="292"/>
  </w:num>
  <w:num w:numId="280">
    <w:abstractNumId w:val="115"/>
  </w:num>
  <w:num w:numId="281">
    <w:abstractNumId w:val="108"/>
  </w:num>
  <w:num w:numId="282">
    <w:abstractNumId w:val="147"/>
  </w:num>
  <w:num w:numId="283">
    <w:abstractNumId w:val="130"/>
  </w:num>
  <w:num w:numId="284">
    <w:abstractNumId w:val="243"/>
  </w:num>
  <w:num w:numId="285">
    <w:abstractNumId w:val="122"/>
  </w:num>
  <w:num w:numId="286">
    <w:abstractNumId w:val="25"/>
  </w:num>
  <w:num w:numId="287">
    <w:abstractNumId w:val="48"/>
  </w:num>
  <w:num w:numId="288">
    <w:abstractNumId w:val="46"/>
  </w:num>
  <w:num w:numId="289">
    <w:abstractNumId w:val="174"/>
  </w:num>
  <w:num w:numId="290">
    <w:abstractNumId w:val="197"/>
  </w:num>
  <w:num w:numId="291">
    <w:abstractNumId w:val="50"/>
  </w:num>
  <w:num w:numId="292">
    <w:abstractNumId w:val="22"/>
  </w:num>
  <w:num w:numId="293">
    <w:abstractNumId w:val="159"/>
  </w:num>
  <w:num w:numId="294">
    <w:abstractNumId w:val="126"/>
  </w:num>
  <w:num w:numId="295">
    <w:abstractNumId w:val="275"/>
  </w:num>
  <w:num w:numId="296">
    <w:abstractNumId w:val="53"/>
  </w:num>
  <w:num w:numId="297">
    <w:abstractNumId w:val="230"/>
  </w:num>
  <w:num w:numId="298">
    <w:abstractNumId w:val="256"/>
  </w:num>
  <w:num w:numId="299">
    <w:abstractNumId w:val="150"/>
  </w:num>
  <w:num w:numId="300">
    <w:abstractNumId w:val="26"/>
  </w:num>
  <w:numIdMacAtCleanup w:val="2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D17CBE"/>
    <w:rsid w:val="00000D42"/>
    <w:rsid w:val="00001C4A"/>
    <w:rsid w:val="0000310E"/>
    <w:rsid w:val="00003ACF"/>
    <w:rsid w:val="00003E40"/>
    <w:rsid w:val="00004175"/>
    <w:rsid w:val="00006408"/>
    <w:rsid w:val="00006D24"/>
    <w:rsid w:val="0000718A"/>
    <w:rsid w:val="000079B3"/>
    <w:rsid w:val="00012E39"/>
    <w:rsid w:val="00012FDC"/>
    <w:rsid w:val="000132D4"/>
    <w:rsid w:val="00013A13"/>
    <w:rsid w:val="000142AD"/>
    <w:rsid w:val="00014F46"/>
    <w:rsid w:val="000153AC"/>
    <w:rsid w:val="0001540A"/>
    <w:rsid w:val="00015A61"/>
    <w:rsid w:val="000174C4"/>
    <w:rsid w:val="000210D0"/>
    <w:rsid w:val="00021691"/>
    <w:rsid w:val="00021F5D"/>
    <w:rsid w:val="00022041"/>
    <w:rsid w:val="0002214A"/>
    <w:rsid w:val="00022588"/>
    <w:rsid w:val="0002327E"/>
    <w:rsid w:val="00024DF8"/>
    <w:rsid w:val="00025700"/>
    <w:rsid w:val="00027ED8"/>
    <w:rsid w:val="000312C7"/>
    <w:rsid w:val="00035400"/>
    <w:rsid w:val="00036409"/>
    <w:rsid w:val="0003675F"/>
    <w:rsid w:val="00042ABD"/>
    <w:rsid w:val="000457C6"/>
    <w:rsid w:val="000478D1"/>
    <w:rsid w:val="00047BFE"/>
    <w:rsid w:val="00051FA0"/>
    <w:rsid w:val="00060785"/>
    <w:rsid w:val="00061353"/>
    <w:rsid w:val="0006221B"/>
    <w:rsid w:val="0006243E"/>
    <w:rsid w:val="00062916"/>
    <w:rsid w:val="00065CF1"/>
    <w:rsid w:val="00066814"/>
    <w:rsid w:val="000727A9"/>
    <w:rsid w:val="00075342"/>
    <w:rsid w:val="00075536"/>
    <w:rsid w:val="00076931"/>
    <w:rsid w:val="0008290A"/>
    <w:rsid w:val="0008299F"/>
    <w:rsid w:val="00084067"/>
    <w:rsid w:val="00086D91"/>
    <w:rsid w:val="00087F29"/>
    <w:rsid w:val="00090259"/>
    <w:rsid w:val="0009060B"/>
    <w:rsid w:val="00091757"/>
    <w:rsid w:val="0009281F"/>
    <w:rsid w:val="00092A29"/>
    <w:rsid w:val="000943D9"/>
    <w:rsid w:val="000949C5"/>
    <w:rsid w:val="00095289"/>
    <w:rsid w:val="000952D7"/>
    <w:rsid w:val="00095872"/>
    <w:rsid w:val="00095E25"/>
    <w:rsid w:val="00095E48"/>
    <w:rsid w:val="000A0050"/>
    <w:rsid w:val="000A1256"/>
    <w:rsid w:val="000A208D"/>
    <w:rsid w:val="000A2669"/>
    <w:rsid w:val="000A2D8B"/>
    <w:rsid w:val="000A31DA"/>
    <w:rsid w:val="000A45E5"/>
    <w:rsid w:val="000A563B"/>
    <w:rsid w:val="000A5D66"/>
    <w:rsid w:val="000A7CFE"/>
    <w:rsid w:val="000B16D3"/>
    <w:rsid w:val="000B1AF8"/>
    <w:rsid w:val="000B1CD6"/>
    <w:rsid w:val="000B3EF9"/>
    <w:rsid w:val="000B488A"/>
    <w:rsid w:val="000B6205"/>
    <w:rsid w:val="000C0343"/>
    <w:rsid w:val="000C1BD0"/>
    <w:rsid w:val="000C283B"/>
    <w:rsid w:val="000C3FD1"/>
    <w:rsid w:val="000C4770"/>
    <w:rsid w:val="000C74C8"/>
    <w:rsid w:val="000D1814"/>
    <w:rsid w:val="000D1CBE"/>
    <w:rsid w:val="000D3356"/>
    <w:rsid w:val="000D3A75"/>
    <w:rsid w:val="000D45C8"/>
    <w:rsid w:val="000D5AD4"/>
    <w:rsid w:val="000E532D"/>
    <w:rsid w:val="000E60F9"/>
    <w:rsid w:val="000E62E9"/>
    <w:rsid w:val="000E6DF9"/>
    <w:rsid w:val="000E7144"/>
    <w:rsid w:val="000F0B62"/>
    <w:rsid w:val="000F1B88"/>
    <w:rsid w:val="000F59D7"/>
    <w:rsid w:val="00102393"/>
    <w:rsid w:val="001036BA"/>
    <w:rsid w:val="0010376F"/>
    <w:rsid w:val="00103E1D"/>
    <w:rsid w:val="00106443"/>
    <w:rsid w:val="00110907"/>
    <w:rsid w:val="00113E1A"/>
    <w:rsid w:val="001152D1"/>
    <w:rsid w:val="00115A20"/>
    <w:rsid w:val="0011765D"/>
    <w:rsid w:val="00121371"/>
    <w:rsid w:val="001219C4"/>
    <w:rsid w:val="00124392"/>
    <w:rsid w:val="00125779"/>
    <w:rsid w:val="00126D32"/>
    <w:rsid w:val="00130E41"/>
    <w:rsid w:val="00130F8D"/>
    <w:rsid w:val="00131F98"/>
    <w:rsid w:val="00132002"/>
    <w:rsid w:val="00133E23"/>
    <w:rsid w:val="00134D9A"/>
    <w:rsid w:val="00135554"/>
    <w:rsid w:val="00135F96"/>
    <w:rsid w:val="00135FA2"/>
    <w:rsid w:val="001371FC"/>
    <w:rsid w:val="00137549"/>
    <w:rsid w:val="001376E5"/>
    <w:rsid w:val="00140128"/>
    <w:rsid w:val="0014117B"/>
    <w:rsid w:val="00141FB3"/>
    <w:rsid w:val="00143EB6"/>
    <w:rsid w:val="00144759"/>
    <w:rsid w:val="00145EF0"/>
    <w:rsid w:val="00147942"/>
    <w:rsid w:val="00150322"/>
    <w:rsid w:val="00150C55"/>
    <w:rsid w:val="00152872"/>
    <w:rsid w:val="0015298C"/>
    <w:rsid w:val="00154D49"/>
    <w:rsid w:val="0015533B"/>
    <w:rsid w:val="00157BAC"/>
    <w:rsid w:val="00157F38"/>
    <w:rsid w:val="001608CC"/>
    <w:rsid w:val="00160DF8"/>
    <w:rsid w:val="001617FD"/>
    <w:rsid w:val="00164DB5"/>
    <w:rsid w:val="001650BA"/>
    <w:rsid w:val="0016655F"/>
    <w:rsid w:val="001719BC"/>
    <w:rsid w:val="00171E24"/>
    <w:rsid w:val="0017297B"/>
    <w:rsid w:val="00172FAB"/>
    <w:rsid w:val="001740FA"/>
    <w:rsid w:val="00174114"/>
    <w:rsid w:val="00175122"/>
    <w:rsid w:val="00175125"/>
    <w:rsid w:val="00176647"/>
    <w:rsid w:val="001769C8"/>
    <w:rsid w:val="001841DB"/>
    <w:rsid w:val="001859A6"/>
    <w:rsid w:val="0018619F"/>
    <w:rsid w:val="00186B60"/>
    <w:rsid w:val="00191D82"/>
    <w:rsid w:val="001928C9"/>
    <w:rsid w:val="001931DB"/>
    <w:rsid w:val="001934ED"/>
    <w:rsid w:val="00193806"/>
    <w:rsid w:val="0019386A"/>
    <w:rsid w:val="00194BE8"/>
    <w:rsid w:val="00194C78"/>
    <w:rsid w:val="001A0425"/>
    <w:rsid w:val="001A19A8"/>
    <w:rsid w:val="001A4426"/>
    <w:rsid w:val="001A5E42"/>
    <w:rsid w:val="001A6746"/>
    <w:rsid w:val="001A6877"/>
    <w:rsid w:val="001A7311"/>
    <w:rsid w:val="001B0F3D"/>
    <w:rsid w:val="001B1D83"/>
    <w:rsid w:val="001B22BE"/>
    <w:rsid w:val="001B2570"/>
    <w:rsid w:val="001B3323"/>
    <w:rsid w:val="001B6A97"/>
    <w:rsid w:val="001B6B4B"/>
    <w:rsid w:val="001B71E6"/>
    <w:rsid w:val="001B7671"/>
    <w:rsid w:val="001B79DD"/>
    <w:rsid w:val="001C10D8"/>
    <w:rsid w:val="001C378E"/>
    <w:rsid w:val="001C435E"/>
    <w:rsid w:val="001C5B1A"/>
    <w:rsid w:val="001C7463"/>
    <w:rsid w:val="001C7A78"/>
    <w:rsid w:val="001D0305"/>
    <w:rsid w:val="001D1A1F"/>
    <w:rsid w:val="001D1F59"/>
    <w:rsid w:val="001D469A"/>
    <w:rsid w:val="001D6E7B"/>
    <w:rsid w:val="001D7AFC"/>
    <w:rsid w:val="001D7ECD"/>
    <w:rsid w:val="001E04E5"/>
    <w:rsid w:val="001E0B33"/>
    <w:rsid w:val="001E0D02"/>
    <w:rsid w:val="001E0F45"/>
    <w:rsid w:val="001E3220"/>
    <w:rsid w:val="001E387B"/>
    <w:rsid w:val="001E3C47"/>
    <w:rsid w:val="001E3F4E"/>
    <w:rsid w:val="001E4069"/>
    <w:rsid w:val="001E5A7C"/>
    <w:rsid w:val="001E5EC5"/>
    <w:rsid w:val="001E6D2C"/>
    <w:rsid w:val="001E75CE"/>
    <w:rsid w:val="001F0A41"/>
    <w:rsid w:val="001F0F58"/>
    <w:rsid w:val="001F2035"/>
    <w:rsid w:val="001F393E"/>
    <w:rsid w:val="001F48BE"/>
    <w:rsid w:val="001F5967"/>
    <w:rsid w:val="0020054E"/>
    <w:rsid w:val="00200FC7"/>
    <w:rsid w:val="002017F3"/>
    <w:rsid w:val="00202439"/>
    <w:rsid w:val="0020252E"/>
    <w:rsid w:val="00202E27"/>
    <w:rsid w:val="0020445E"/>
    <w:rsid w:val="00204D05"/>
    <w:rsid w:val="00205054"/>
    <w:rsid w:val="00210717"/>
    <w:rsid w:val="00214183"/>
    <w:rsid w:val="002158AD"/>
    <w:rsid w:val="00215983"/>
    <w:rsid w:val="0021610C"/>
    <w:rsid w:val="00216BCD"/>
    <w:rsid w:val="00216EDD"/>
    <w:rsid w:val="00217788"/>
    <w:rsid w:val="00221688"/>
    <w:rsid w:val="002221F7"/>
    <w:rsid w:val="002222F3"/>
    <w:rsid w:val="0022426E"/>
    <w:rsid w:val="00224BF6"/>
    <w:rsid w:val="00225EEC"/>
    <w:rsid w:val="002275EB"/>
    <w:rsid w:val="002278D0"/>
    <w:rsid w:val="0023096C"/>
    <w:rsid w:val="002314F4"/>
    <w:rsid w:val="002315DC"/>
    <w:rsid w:val="00232579"/>
    <w:rsid w:val="002336E1"/>
    <w:rsid w:val="002340C7"/>
    <w:rsid w:val="00235F08"/>
    <w:rsid w:val="00235FC0"/>
    <w:rsid w:val="00236B79"/>
    <w:rsid w:val="0024591C"/>
    <w:rsid w:val="00251FA2"/>
    <w:rsid w:val="0025275C"/>
    <w:rsid w:val="00253E8E"/>
    <w:rsid w:val="00254C9F"/>
    <w:rsid w:val="00255396"/>
    <w:rsid w:val="0025725F"/>
    <w:rsid w:val="00257332"/>
    <w:rsid w:val="00264458"/>
    <w:rsid w:val="002650B2"/>
    <w:rsid w:val="002657A2"/>
    <w:rsid w:val="0027006E"/>
    <w:rsid w:val="002702D0"/>
    <w:rsid w:val="002716C2"/>
    <w:rsid w:val="0027178A"/>
    <w:rsid w:val="00272BE1"/>
    <w:rsid w:val="002748A2"/>
    <w:rsid w:val="0027595C"/>
    <w:rsid w:val="00275FB0"/>
    <w:rsid w:val="002766E1"/>
    <w:rsid w:val="00277AFF"/>
    <w:rsid w:val="00280233"/>
    <w:rsid w:val="00282217"/>
    <w:rsid w:val="002859AB"/>
    <w:rsid w:val="00286FBC"/>
    <w:rsid w:val="0029041E"/>
    <w:rsid w:val="00291981"/>
    <w:rsid w:val="00291B29"/>
    <w:rsid w:val="002931A3"/>
    <w:rsid w:val="0029459B"/>
    <w:rsid w:val="00294F34"/>
    <w:rsid w:val="00296D82"/>
    <w:rsid w:val="00297681"/>
    <w:rsid w:val="00297A32"/>
    <w:rsid w:val="002A052B"/>
    <w:rsid w:val="002A21B8"/>
    <w:rsid w:val="002A280F"/>
    <w:rsid w:val="002A2D0B"/>
    <w:rsid w:val="002A604D"/>
    <w:rsid w:val="002A75D5"/>
    <w:rsid w:val="002B0685"/>
    <w:rsid w:val="002B1152"/>
    <w:rsid w:val="002B16F0"/>
    <w:rsid w:val="002B2117"/>
    <w:rsid w:val="002B3F9C"/>
    <w:rsid w:val="002B4CD7"/>
    <w:rsid w:val="002B56C9"/>
    <w:rsid w:val="002B676B"/>
    <w:rsid w:val="002B7D87"/>
    <w:rsid w:val="002C0849"/>
    <w:rsid w:val="002C138B"/>
    <w:rsid w:val="002C2757"/>
    <w:rsid w:val="002C282C"/>
    <w:rsid w:val="002C2A42"/>
    <w:rsid w:val="002C2DDB"/>
    <w:rsid w:val="002C2E8C"/>
    <w:rsid w:val="002C3F9F"/>
    <w:rsid w:val="002C45B6"/>
    <w:rsid w:val="002C4A2B"/>
    <w:rsid w:val="002C4EE9"/>
    <w:rsid w:val="002C5E48"/>
    <w:rsid w:val="002C7D0F"/>
    <w:rsid w:val="002D06D7"/>
    <w:rsid w:val="002D09A5"/>
    <w:rsid w:val="002D15CB"/>
    <w:rsid w:val="002D20D7"/>
    <w:rsid w:val="002D274B"/>
    <w:rsid w:val="002D412B"/>
    <w:rsid w:val="002D4361"/>
    <w:rsid w:val="002D5EA0"/>
    <w:rsid w:val="002D74BA"/>
    <w:rsid w:val="002D7896"/>
    <w:rsid w:val="002E27C9"/>
    <w:rsid w:val="002E42C0"/>
    <w:rsid w:val="002E564A"/>
    <w:rsid w:val="002F05A9"/>
    <w:rsid w:val="002F083E"/>
    <w:rsid w:val="002F3235"/>
    <w:rsid w:val="002F34B4"/>
    <w:rsid w:val="002F489C"/>
    <w:rsid w:val="002F573E"/>
    <w:rsid w:val="002F57DB"/>
    <w:rsid w:val="002F7841"/>
    <w:rsid w:val="002F7FCB"/>
    <w:rsid w:val="003025A1"/>
    <w:rsid w:val="00302E80"/>
    <w:rsid w:val="003060D0"/>
    <w:rsid w:val="00306339"/>
    <w:rsid w:val="00306DBF"/>
    <w:rsid w:val="00307C6E"/>
    <w:rsid w:val="00310961"/>
    <w:rsid w:val="00310A52"/>
    <w:rsid w:val="0031198A"/>
    <w:rsid w:val="00311FF8"/>
    <w:rsid w:val="003125CA"/>
    <w:rsid w:val="0031277E"/>
    <w:rsid w:val="003127AB"/>
    <w:rsid w:val="00313100"/>
    <w:rsid w:val="003131E9"/>
    <w:rsid w:val="00313781"/>
    <w:rsid w:val="00314254"/>
    <w:rsid w:val="003178AE"/>
    <w:rsid w:val="00317C6E"/>
    <w:rsid w:val="00320D0F"/>
    <w:rsid w:val="00322FE0"/>
    <w:rsid w:val="0032360E"/>
    <w:rsid w:val="00324087"/>
    <w:rsid w:val="00324623"/>
    <w:rsid w:val="00325BFF"/>
    <w:rsid w:val="00326AB2"/>
    <w:rsid w:val="003303C0"/>
    <w:rsid w:val="00334CD9"/>
    <w:rsid w:val="00335235"/>
    <w:rsid w:val="00337AE3"/>
    <w:rsid w:val="00340886"/>
    <w:rsid w:val="00341F24"/>
    <w:rsid w:val="00342782"/>
    <w:rsid w:val="00342851"/>
    <w:rsid w:val="003445FA"/>
    <w:rsid w:val="00350F20"/>
    <w:rsid w:val="00352994"/>
    <w:rsid w:val="00354BDB"/>
    <w:rsid w:val="00361649"/>
    <w:rsid w:val="00363513"/>
    <w:rsid w:val="00363AAE"/>
    <w:rsid w:val="00363B10"/>
    <w:rsid w:val="00372BB4"/>
    <w:rsid w:val="00374904"/>
    <w:rsid w:val="00374A15"/>
    <w:rsid w:val="00375918"/>
    <w:rsid w:val="0037597D"/>
    <w:rsid w:val="003775C7"/>
    <w:rsid w:val="00380C81"/>
    <w:rsid w:val="00382CE8"/>
    <w:rsid w:val="003904E7"/>
    <w:rsid w:val="003906D1"/>
    <w:rsid w:val="00390C35"/>
    <w:rsid w:val="0039139D"/>
    <w:rsid w:val="003915FC"/>
    <w:rsid w:val="00392B04"/>
    <w:rsid w:val="00393601"/>
    <w:rsid w:val="003952B4"/>
    <w:rsid w:val="00395464"/>
    <w:rsid w:val="0039597B"/>
    <w:rsid w:val="003965C8"/>
    <w:rsid w:val="003A012B"/>
    <w:rsid w:val="003A281A"/>
    <w:rsid w:val="003A335A"/>
    <w:rsid w:val="003A4EA2"/>
    <w:rsid w:val="003A6588"/>
    <w:rsid w:val="003A7A47"/>
    <w:rsid w:val="003B0A17"/>
    <w:rsid w:val="003B0BB3"/>
    <w:rsid w:val="003B2BAC"/>
    <w:rsid w:val="003B472F"/>
    <w:rsid w:val="003B50B8"/>
    <w:rsid w:val="003B696D"/>
    <w:rsid w:val="003C5E85"/>
    <w:rsid w:val="003C6B77"/>
    <w:rsid w:val="003D0AE4"/>
    <w:rsid w:val="003D0B1E"/>
    <w:rsid w:val="003D1725"/>
    <w:rsid w:val="003D1D6B"/>
    <w:rsid w:val="003D28C4"/>
    <w:rsid w:val="003D5ABF"/>
    <w:rsid w:val="003D7054"/>
    <w:rsid w:val="003D7C65"/>
    <w:rsid w:val="003D7D8E"/>
    <w:rsid w:val="003E1688"/>
    <w:rsid w:val="003E2C0A"/>
    <w:rsid w:val="003E2CE6"/>
    <w:rsid w:val="003E3502"/>
    <w:rsid w:val="003E3754"/>
    <w:rsid w:val="003E57CF"/>
    <w:rsid w:val="003E6579"/>
    <w:rsid w:val="003E686F"/>
    <w:rsid w:val="003F0D4F"/>
    <w:rsid w:val="003F0F94"/>
    <w:rsid w:val="003F2AB3"/>
    <w:rsid w:val="003F3FAC"/>
    <w:rsid w:val="003F4EDF"/>
    <w:rsid w:val="003F57B9"/>
    <w:rsid w:val="003F5EFF"/>
    <w:rsid w:val="003F6501"/>
    <w:rsid w:val="003F6C22"/>
    <w:rsid w:val="0040089A"/>
    <w:rsid w:val="00401508"/>
    <w:rsid w:val="00401AEA"/>
    <w:rsid w:val="00401C34"/>
    <w:rsid w:val="004043FA"/>
    <w:rsid w:val="00404895"/>
    <w:rsid w:val="00406D19"/>
    <w:rsid w:val="00407E50"/>
    <w:rsid w:val="004136E0"/>
    <w:rsid w:val="00414BA7"/>
    <w:rsid w:val="00414D07"/>
    <w:rsid w:val="00414E02"/>
    <w:rsid w:val="004159D7"/>
    <w:rsid w:val="00415A8A"/>
    <w:rsid w:val="004160F1"/>
    <w:rsid w:val="004200AC"/>
    <w:rsid w:val="00420347"/>
    <w:rsid w:val="0042404C"/>
    <w:rsid w:val="004244D9"/>
    <w:rsid w:val="00427933"/>
    <w:rsid w:val="00430F0E"/>
    <w:rsid w:val="00432730"/>
    <w:rsid w:val="00432ADC"/>
    <w:rsid w:val="00435A9C"/>
    <w:rsid w:val="004377EC"/>
    <w:rsid w:val="00442503"/>
    <w:rsid w:val="0044394D"/>
    <w:rsid w:val="00443FE5"/>
    <w:rsid w:val="0044632B"/>
    <w:rsid w:val="00447DE2"/>
    <w:rsid w:val="00450538"/>
    <w:rsid w:val="0045106C"/>
    <w:rsid w:val="004556BB"/>
    <w:rsid w:val="0045634A"/>
    <w:rsid w:val="00456B85"/>
    <w:rsid w:val="00461CBC"/>
    <w:rsid w:val="004634C8"/>
    <w:rsid w:val="00464F66"/>
    <w:rsid w:val="004669A8"/>
    <w:rsid w:val="00467F17"/>
    <w:rsid w:val="00470199"/>
    <w:rsid w:val="0047158C"/>
    <w:rsid w:val="004718DD"/>
    <w:rsid w:val="00476DF6"/>
    <w:rsid w:val="00477420"/>
    <w:rsid w:val="00477D13"/>
    <w:rsid w:val="00477F72"/>
    <w:rsid w:val="00483FC9"/>
    <w:rsid w:val="0048680F"/>
    <w:rsid w:val="00487308"/>
    <w:rsid w:val="004905FD"/>
    <w:rsid w:val="00492B20"/>
    <w:rsid w:val="00493DFA"/>
    <w:rsid w:val="00493EE8"/>
    <w:rsid w:val="00494714"/>
    <w:rsid w:val="004961F3"/>
    <w:rsid w:val="00496F60"/>
    <w:rsid w:val="0049704D"/>
    <w:rsid w:val="00497B1C"/>
    <w:rsid w:val="004A063F"/>
    <w:rsid w:val="004A22CA"/>
    <w:rsid w:val="004A4D20"/>
    <w:rsid w:val="004A61FC"/>
    <w:rsid w:val="004A7506"/>
    <w:rsid w:val="004B496B"/>
    <w:rsid w:val="004B56B1"/>
    <w:rsid w:val="004B5E40"/>
    <w:rsid w:val="004B7A45"/>
    <w:rsid w:val="004C11DC"/>
    <w:rsid w:val="004C1D1E"/>
    <w:rsid w:val="004C3505"/>
    <w:rsid w:val="004C4E3F"/>
    <w:rsid w:val="004C5EFD"/>
    <w:rsid w:val="004C748B"/>
    <w:rsid w:val="004D0102"/>
    <w:rsid w:val="004D0EB3"/>
    <w:rsid w:val="004D2BA0"/>
    <w:rsid w:val="004D5B69"/>
    <w:rsid w:val="004D5DC4"/>
    <w:rsid w:val="004D6BAE"/>
    <w:rsid w:val="004D7DD0"/>
    <w:rsid w:val="004E09B5"/>
    <w:rsid w:val="004E27DF"/>
    <w:rsid w:val="004E3571"/>
    <w:rsid w:val="004E3D79"/>
    <w:rsid w:val="004E3FF1"/>
    <w:rsid w:val="004E5491"/>
    <w:rsid w:val="004E7529"/>
    <w:rsid w:val="004F0853"/>
    <w:rsid w:val="004F1EC4"/>
    <w:rsid w:val="004F344E"/>
    <w:rsid w:val="004F381D"/>
    <w:rsid w:val="004F4493"/>
    <w:rsid w:val="004F7A1B"/>
    <w:rsid w:val="00501CFC"/>
    <w:rsid w:val="005034CE"/>
    <w:rsid w:val="00503C70"/>
    <w:rsid w:val="00504FA7"/>
    <w:rsid w:val="0051047E"/>
    <w:rsid w:val="00510A07"/>
    <w:rsid w:val="00511CB9"/>
    <w:rsid w:val="0051362C"/>
    <w:rsid w:val="005143A3"/>
    <w:rsid w:val="00514599"/>
    <w:rsid w:val="005156B5"/>
    <w:rsid w:val="00517AF5"/>
    <w:rsid w:val="00522148"/>
    <w:rsid w:val="005227F9"/>
    <w:rsid w:val="00522D90"/>
    <w:rsid w:val="00523177"/>
    <w:rsid w:val="005232FE"/>
    <w:rsid w:val="00524D25"/>
    <w:rsid w:val="00525402"/>
    <w:rsid w:val="00525B6D"/>
    <w:rsid w:val="0052636E"/>
    <w:rsid w:val="00531C0F"/>
    <w:rsid w:val="0053328D"/>
    <w:rsid w:val="00533DB7"/>
    <w:rsid w:val="005342BB"/>
    <w:rsid w:val="00536C96"/>
    <w:rsid w:val="0053753B"/>
    <w:rsid w:val="00537F7A"/>
    <w:rsid w:val="005404DA"/>
    <w:rsid w:val="005406AC"/>
    <w:rsid w:val="00540C1C"/>
    <w:rsid w:val="00540F05"/>
    <w:rsid w:val="00541454"/>
    <w:rsid w:val="00541AFE"/>
    <w:rsid w:val="00543353"/>
    <w:rsid w:val="005479D4"/>
    <w:rsid w:val="00550F1D"/>
    <w:rsid w:val="0055305E"/>
    <w:rsid w:val="005533A7"/>
    <w:rsid w:val="00553A4A"/>
    <w:rsid w:val="0055477F"/>
    <w:rsid w:val="00555313"/>
    <w:rsid w:val="00557D49"/>
    <w:rsid w:val="00557F1A"/>
    <w:rsid w:val="005622BA"/>
    <w:rsid w:val="005635D3"/>
    <w:rsid w:val="00563ED4"/>
    <w:rsid w:val="0057099C"/>
    <w:rsid w:val="00570B2E"/>
    <w:rsid w:val="0057192E"/>
    <w:rsid w:val="00571B64"/>
    <w:rsid w:val="00571F1C"/>
    <w:rsid w:val="005739BA"/>
    <w:rsid w:val="0057468F"/>
    <w:rsid w:val="005762F5"/>
    <w:rsid w:val="0057631B"/>
    <w:rsid w:val="00577B87"/>
    <w:rsid w:val="00580CB3"/>
    <w:rsid w:val="00582603"/>
    <w:rsid w:val="005855EE"/>
    <w:rsid w:val="00586F73"/>
    <w:rsid w:val="00590861"/>
    <w:rsid w:val="00590DCD"/>
    <w:rsid w:val="00590E44"/>
    <w:rsid w:val="00591662"/>
    <w:rsid w:val="00592C86"/>
    <w:rsid w:val="00593A63"/>
    <w:rsid w:val="0059781F"/>
    <w:rsid w:val="005A017F"/>
    <w:rsid w:val="005A0C42"/>
    <w:rsid w:val="005A298F"/>
    <w:rsid w:val="005A7BC8"/>
    <w:rsid w:val="005B02B6"/>
    <w:rsid w:val="005B0431"/>
    <w:rsid w:val="005B07C0"/>
    <w:rsid w:val="005B0901"/>
    <w:rsid w:val="005B0ED6"/>
    <w:rsid w:val="005B193B"/>
    <w:rsid w:val="005B2871"/>
    <w:rsid w:val="005B2B1C"/>
    <w:rsid w:val="005B377F"/>
    <w:rsid w:val="005B4134"/>
    <w:rsid w:val="005B45C3"/>
    <w:rsid w:val="005B4944"/>
    <w:rsid w:val="005B68CF"/>
    <w:rsid w:val="005B6BBA"/>
    <w:rsid w:val="005B6CF6"/>
    <w:rsid w:val="005B77BA"/>
    <w:rsid w:val="005C1348"/>
    <w:rsid w:val="005C16BE"/>
    <w:rsid w:val="005C2427"/>
    <w:rsid w:val="005C291B"/>
    <w:rsid w:val="005C590D"/>
    <w:rsid w:val="005C59F2"/>
    <w:rsid w:val="005C5CBA"/>
    <w:rsid w:val="005C5F9A"/>
    <w:rsid w:val="005C7033"/>
    <w:rsid w:val="005C7DCA"/>
    <w:rsid w:val="005D02B4"/>
    <w:rsid w:val="005D18BC"/>
    <w:rsid w:val="005D1F1E"/>
    <w:rsid w:val="005D3C25"/>
    <w:rsid w:val="005D560E"/>
    <w:rsid w:val="005D5D59"/>
    <w:rsid w:val="005D6756"/>
    <w:rsid w:val="005D7DE5"/>
    <w:rsid w:val="005D7F2C"/>
    <w:rsid w:val="005D7FC0"/>
    <w:rsid w:val="005E05DA"/>
    <w:rsid w:val="005E1E42"/>
    <w:rsid w:val="005E20D1"/>
    <w:rsid w:val="005E267F"/>
    <w:rsid w:val="005E3199"/>
    <w:rsid w:val="005E3E56"/>
    <w:rsid w:val="005E6F0C"/>
    <w:rsid w:val="005F0F61"/>
    <w:rsid w:val="005F4709"/>
    <w:rsid w:val="005F5440"/>
    <w:rsid w:val="005F55DA"/>
    <w:rsid w:val="005F6878"/>
    <w:rsid w:val="005F6E48"/>
    <w:rsid w:val="0060718F"/>
    <w:rsid w:val="006076DA"/>
    <w:rsid w:val="006119D3"/>
    <w:rsid w:val="00611FCA"/>
    <w:rsid w:val="00613999"/>
    <w:rsid w:val="006139F6"/>
    <w:rsid w:val="00615166"/>
    <w:rsid w:val="00615CF3"/>
    <w:rsid w:val="006161BB"/>
    <w:rsid w:val="0061678F"/>
    <w:rsid w:val="00617DDE"/>
    <w:rsid w:val="00617E7D"/>
    <w:rsid w:val="00624E88"/>
    <w:rsid w:val="00626394"/>
    <w:rsid w:val="00631D8F"/>
    <w:rsid w:val="00633096"/>
    <w:rsid w:val="00634182"/>
    <w:rsid w:val="00634CAD"/>
    <w:rsid w:val="00635CFD"/>
    <w:rsid w:val="006400E2"/>
    <w:rsid w:val="00640EC8"/>
    <w:rsid w:val="0064102D"/>
    <w:rsid w:val="006411AD"/>
    <w:rsid w:val="006417C4"/>
    <w:rsid w:val="00642843"/>
    <w:rsid w:val="00642BCD"/>
    <w:rsid w:val="0064524D"/>
    <w:rsid w:val="00650F96"/>
    <w:rsid w:val="00652DCF"/>
    <w:rsid w:val="00653509"/>
    <w:rsid w:val="00656879"/>
    <w:rsid w:val="00657817"/>
    <w:rsid w:val="00657DEE"/>
    <w:rsid w:val="006604FF"/>
    <w:rsid w:val="00661FC0"/>
    <w:rsid w:val="00662AF7"/>
    <w:rsid w:val="00664950"/>
    <w:rsid w:val="006650FF"/>
    <w:rsid w:val="006655EE"/>
    <w:rsid w:val="00671819"/>
    <w:rsid w:val="00672F90"/>
    <w:rsid w:val="00672FF4"/>
    <w:rsid w:val="00682299"/>
    <w:rsid w:val="00683554"/>
    <w:rsid w:val="00683E72"/>
    <w:rsid w:val="0068467A"/>
    <w:rsid w:val="00691C13"/>
    <w:rsid w:val="00691D92"/>
    <w:rsid w:val="0069566B"/>
    <w:rsid w:val="00696560"/>
    <w:rsid w:val="006A0ECC"/>
    <w:rsid w:val="006A2F44"/>
    <w:rsid w:val="006A44C6"/>
    <w:rsid w:val="006B02CE"/>
    <w:rsid w:val="006B06C2"/>
    <w:rsid w:val="006B1625"/>
    <w:rsid w:val="006B2393"/>
    <w:rsid w:val="006B39D9"/>
    <w:rsid w:val="006B6E55"/>
    <w:rsid w:val="006C05CB"/>
    <w:rsid w:val="006C13DC"/>
    <w:rsid w:val="006C19BC"/>
    <w:rsid w:val="006C2089"/>
    <w:rsid w:val="006C22C7"/>
    <w:rsid w:val="006C3848"/>
    <w:rsid w:val="006C4C50"/>
    <w:rsid w:val="006C57E4"/>
    <w:rsid w:val="006C6548"/>
    <w:rsid w:val="006C6961"/>
    <w:rsid w:val="006D4349"/>
    <w:rsid w:val="006D502C"/>
    <w:rsid w:val="006D79D6"/>
    <w:rsid w:val="006D7B90"/>
    <w:rsid w:val="006E1CE3"/>
    <w:rsid w:val="006E2AC5"/>
    <w:rsid w:val="006E2D50"/>
    <w:rsid w:val="006E5A9C"/>
    <w:rsid w:val="006E5DA1"/>
    <w:rsid w:val="006E695C"/>
    <w:rsid w:val="006E6E02"/>
    <w:rsid w:val="006F2124"/>
    <w:rsid w:val="006F21AA"/>
    <w:rsid w:val="006F2A53"/>
    <w:rsid w:val="006F4624"/>
    <w:rsid w:val="006F5F1F"/>
    <w:rsid w:val="006F612C"/>
    <w:rsid w:val="006F708D"/>
    <w:rsid w:val="00700AD7"/>
    <w:rsid w:val="007010BB"/>
    <w:rsid w:val="007014A4"/>
    <w:rsid w:val="0070173C"/>
    <w:rsid w:val="00702385"/>
    <w:rsid w:val="007032D1"/>
    <w:rsid w:val="00703638"/>
    <w:rsid w:val="00704BDA"/>
    <w:rsid w:val="007111BA"/>
    <w:rsid w:val="007111CE"/>
    <w:rsid w:val="00712E2D"/>
    <w:rsid w:val="00713969"/>
    <w:rsid w:val="00714F98"/>
    <w:rsid w:val="007169F0"/>
    <w:rsid w:val="00720422"/>
    <w:rsid w:val="00721883"/>
    <w:rsid w:val="00721A05"/>
    <w:rsid w:val="0072205C"/>
    <w:rsid w:val="00723EFE"/>
    <w:rsid w:val="00724467"/>
    <w:rsid w:val="007260FA"/>
    <w:rsid w:val="00727556"/>
    <w:rsid w:val="007311C2"/>
    <w:rsid w:val="00732069"/>
    <w:rsid w:val="007325F1"/>
    <w:rsid w:val="00732BC4"/>
    <w:rsid w:val="0073407E"/>
    <w:rsid w:val="007368C3"/>
    <w:rsid w:val="007419BA"/>
    <w:rsid w:val="00741EC1"/>
    <w:rsid w:val="00742732"/>
    <w:rsid w:val="007435D0"/>
    <w:rsid w:val="00743DE9"/>
    <w:rsid w:val="007464EA"/>
    <w:rsid w:val="007466BA"/>
    <w:rsid w:val="00746C8B"/>
    <w:rsid w:val="00746D12"/>
    <w:rsid w:val="007504AF"/>
    <w:rsid w:val="00751716"/>
    <w:rsid w:val="00751C26"/>
    <w:rsid w:val="007529E0"/>
    <w:rsid w:val="00754B69"/>
    <w:rsid w:val="00756031"/>
    <w:rsid w:val="00756ED9"/>
    <w:rsid w:val="00757CC0"/>
    <w:rsid w:val="007632FD"/>
    <w:rsid w:val="007637F9"/>
    <w:rsid w:val="007663A2"/>
    <w:rsid w:val="00767B00"/>
    <w:rsid w:val="00771E49"/>
    <w:rsid w:val="00773196"/>
    <w:rsid w:val="00773953"/>
    <w:rsid w:val="00781C62"/>
    <w:rsid w:val="00783C13"/>
    <w:rsid w:val="00786171"/>
    <w:rsid w:val="00790E92"/>
    <w:rsid w:val="00792A54"/>
    <w:rsid w:val="00794262"/>
    <w:rsid w:val="0079655F"/>
    <w:rsid w:val="00797749"/>
    <w:rsid w:val="007A11FA"/>
    <w:rsid w:val="007A18A0"/>
    <w:rsid w:val="007A354F"/>
    <w:rsid w:val="007A39FF"/>
    <w:rsid w:val="007A4327"/>
    <w:rsid w:val="007B0999"/>
    <w:rsid w:val="007B0E95"/>
    <w:rsid w:val="007B10AF"/>
    <w:rsid w:val="007B198A"/>
    <w:rsid w:val="007B2B86"/>
    <w:rsid w:val="007B33C0"/>
    <w:rsid w:val="007B36E0"/>
    <w:rsid w:val="007B592A"/>
    <w:rsid w:val="007B7780"/>
    <w:rsid w:val="007C17C8"/>
    <w:rsid w:val="007C2837"/>
    <w:rsid w:val="007C2E9B"/>
    <w:rsid w:val="007C3ED9"/>
    <w:rsid w:val="007D0653"/>
    <w:rsid w:val="007D143E"/>
    <w:rsid w:val="007D4922"/>
    <w:rsid w:val="007D5395"/>
    <w:rsid w:val="007D6C30"/>
    <w:rsid w:val="007E2C25"/>
    <w:rsid w:val="007E2E14"/>
    <w:rsid w:val="007E3AC7"/>
    <w:rsid w:val="007E3BF1"/>
    <w:rsid w:val="007E3DAD"/>
    <w:rsid w:val="007E6AB5"/>
    <w:rsid w:val="007E6EBC"/>
    <w:rsid w:val="007E7557"/>
    <w:rsid w:val="007E7E16"/>
    <w:rsid w:val="007F033A"/>
    <w:rsid w:val="007F1B1E"/>
    <w:rsid w:val="007F34DC"/>
    <w:rsid w:val="00800A2B"/>
    <w:rsid w:val="00801C45"/>
    <w:rsid w:val="00801FBC"/>
    <w:rsid w:val="00803114"/>
    <w:rsid w:val="00804A80"/>
    <w:rsid w:val="00806A25"/>
    <w:rsid w:val="0080713C"/>
    <w:rsid w:val="00811A8D"/>
    <w:rsid w:val="00813D85"/>
    <w:rsid w:val="00814463"/>
    <w:rsid w:val="00815556"/>
    <w:rsid w:val="00815965"/>
    <w:rsid w:val="00816756"/>
    <w:rsid w:val="008205A9"/>
    <w:rsid w:val="00820796"/>
    <w:rsid w:val="00822988"/>
    <w:rsid w:val="00823F58"/>
    <w:rsid w:val="0082437C"/>
    <w:rsid w:val="00830C3F"/>
    <w:rsid w:val="00831BB6"/>
    <w:rsid w:val="00831DF8"/>
    <w:rsid w:val="00834261"/>
    <w:rsid w:val="00834DDF"/>
    <w:rsid w:val="00837397"/>
    <w:rsid w:val="00841513"/>
    <w:rsid w:val="00844356"/>
    <w:rsid w:val="008448FB"/>
    <w:rsid w:val="0084560D"/>
    <w:rsid w:val="00846B88"/>
    <w:rsid w:val="00847E4F"/>
    <w:rsid w:val="00853659"/>
    <w:rsid w:val="00853830"/>
    <w:rsid w:val="0085659E"/>
    <w:rsid w:val="00860773"/>
    <w:rsid w:val="00860B13"/>
    <w:rsid w:val="00863442"/>
    <w:rsid w:val="00865853"/>
    <w:rsid w:val="0086721D"/>
    <w:rsid w:val="008718A5"/>
    <w:rsid w:val="0087294B"/>
    <w:rsid w:val="00872B05"/>
    <w:rsid w:val="008750DF"/>
    <w:rsid w:val="00876602"/>
    <w:rsid w:val="008769D4"/>
    <w:rsid w:val="00883860"/>
    <w:rsid w:val="00886D26"/>
    <w:rsid w:val="0088753F"/>
    <w:rsid w:val="008918FB"/>
    <w:rsid w:val="00892D82"/>
    <w:rsid w:val="00892EF3"/>
    <w:rsid w:val="0089346C"/>
    <w:rsid w:val="00893812"/>
    <w:rsid w:val="0089735E"/>
    <w:rsid w:val="008A134A"/>
    <w:rsid w:val="008A2761"/>
    <w:rsid w:val="008A7EFE"/>
    <w:rsid w:val="008B08D1"/>
    <w:rsid w:val="008B0B64"/>
    <w:rsid w:val="008B19E4"/>
    <w:rsid w:val="008B2099"/>
    <w:rsid w:val="008B2686"/>
    <w:rsid w:val="008B34B6"/>
    <w:rsid w:val="008B5860"/>
    <w:rsid w:val="008B7C7E"/>
    <w:rsid w:val="008B7E12"/>
    <w:rsid w:val="008C0DA9"/>
    <w:rsid w:val="008C2176"/>
    <w:rsid w:val="008C4AB9"/>
    <w:rsid w:val="008C4D3B"/>
    <w:rsid w:val="008C5F97"/>
    <w:rsid w:val="008C7CBC"/>
    <w:rsid w:val="008D0EE7"/>
    <w:rsid w:val="008D18F7"/>
    <w:rsid w:val="008D2A54"/>
    <w:rsid w:val="008D3D26"/>
    <w:rsid w:val="008D3DE6"/>
    <w:rsid w:val="008E01DA"/>
    <w:rsid w:val="008E0AF3"/>
    <w:rsid w:val="008E1B42"/>
    <w:rsid w:val="008E2CAC"/>
    <w:rsid w:val="008E3938"/>
    <w:rsid w:val="008E52F3"/>
    <w:rsid w:val="008E5CF8"/>
    <w:rsid w:val="008E687D"/>
    <w:rsid w:val="008E72C4"/>
    <w:rsid w:val="008E7B4C"/>
    <w:rsid w:val="008F20D5"/>
    <w:rsid w:val="008F4DD9"/>
    <w:rsid w:val="008F5C64"/>
    <w:rsid w:val="008F79C8"/>
    <w:rsid w:val="0090073A"/>
    <w:rsid w:val="00900D93"/>
    <w:rsid w:val="00901FD3"/>
    <w:rsid w:val="00905A34"/>
    <w:rsid w:val="00905FFA"/>
    <w:rsid w:val="00906664"/>
    <w:rsid w:val="0091169A"/>
    <w:rsid w:val="0091248D"/>
    <w:rsid w:val="00913383"/>
    <w:rsid w:val="0091488A"/>
    <w:rsid w:val="0091499E"/>
    <w:rsid w:val="00914A9B"/>
    <w:rsid w:val="009157C0"/>
    <w:rsid w:val="0091699B"/>
    <w:rsid w:val="00917767"/>
    <w:rsid w:val="00917C23"/>
    <w:rsid w:val="0092203A"/>
    <w:rsid w:val="00922490"/>
    <w:rsid w:val="009242D5"/>
    <w:rsid w:val="00927265"/>
    <w:rsid w:val="009278F5"/>
    <w:rsid w:val="00931D9C"/>
    <w:rsid w:val="00931DB4"/>
    <w:rsid w:val="009320D1"/>
    <w:rsid w:val="009322E1"/>
    <w:rsid w:val="00933C3F"/>
    <w:rsid w:val="0093486D"/>
    <w:rsid w:val="00936F07"/>
    <w:rsid w:val="009370D8"/>
    <w:rsid w:val="00940C76"/>
    <w:rsid w:val="009417EC"/>
    <w:rsid w:val="009418B9"/>
    <w:rsid w:val="00941BA1"/>
    <w:rsid w:val="00941D15"/>
    <w:rsid w:val="00942A47"/>
    <w:rsid w:val="009433DE"/>
    <w:rsid w:val="0094453E"/>
    <w:rsid w:val="009472AD"/>
    <w:rsid w:val="009473C6"/>
    <w:rsid w:val="00952B47"/>
    <w:rsid w:val="009533E3"/>
    <w:rsid w:val="00955D84"/>
    <w:rsid w:val="00955DC2"/>
    <w:rsid w:val="00955EDC"/>
    <w:rsid w:val="00960003"/>
    <w:rsid w:val="009619F8"/>
    <w:rsid w:val="00962E42"/>
    <w:rsid w:val="00964D59"/>
    <w:rsid w:val="00965656"/>
    <w:rsid w:val="009656FA"/>
    <w:rsid w:val="009660D0"/>
    <w:rsid w:val="00966E70"/>
    <w:rsid w:val="009703FC"/>
    <w:rsid w:val="009752A5"/>
    <w:rsid w:val="00975399"/>
    <w:rsid w:val="00975C93"/>
    <w:rsid w:val="0097785B"/>
    <w:rsid w:val="0097798D"/>
    <w:rsid w:val="00980371"/>
    <w:rsid w:val="00981D77"/>
    <w:rsid w:val="009870CE"/>
    <w:rsid w:val="00987262"/>
    <w:rsid w:val="00990045"/>
    <w:rsid w:val="00991832"/>
    <w:rsid w:val="00994E2A"/>
    <w:rsid w:val="009A00ED"/>
    <w:rsid w:val="009A0FB7"/>
    <w:rsid w:val="009A1052"/>
    <w:rsid w:val="009A3501"/>
    <w:rsid w:val="009B0909"/>
    <w:rsid w:val="009B0C3D"/>
    <w:rsid w:val="009B0DBD"/>
    <w:rsid w:val="009B20C8"/>
    <w:rsid w:val="009B3EC9"/>
    <w:rsid w:val="009B4DD7"/>
    <w:rsid w:val="009B5AFD"/>
    <w:rsid w:val="009B610E"/>
    <w:rsid w:val="009B752B"/>
    <w:rsid w:val="009B7789"/>
    <w:rsid w:val="009C01EE"/>
    <w:rsid w:val="009C0B2A"/>
    <w:rsid w:val="009C0BCC"/>
    <w:rsid w:val="009C2DFA"/>
    <w:rsid w:val="009C3AEF"/>
    <w:rsid w:val="009C4E23"/>
    <w:rsid w:val="009C663D"/>
    <w:rsid w:val="009D246D"/>
    <w:rsid w:val="009D4277"/>
    <w:rsid w:val="009D42CF"/>
    <w:rsid w:val="009D58F2"/>
    <w:rsid w:val="009D6CAD"/>
    <w:rsid w:val="009D71E5"/>
    <w:rsid w:val="009D7740"/>
    <w:rsid w:val="009E1DCD"/>
    <w:rsid w:val="009E2786"/>
    <w:rsid w:val="009E60E6"/>
    <w:rsid w:val="009E64B5"/>
    <w:rsid w:val="009E75FA"/>
    <w:rsid w:val="009E7EFB"/>
    <w:rsid w:val="009F0890"/>
    <w:rsid w:val="009F0E50"/>
    <w:rsid w:val="009F12CD"/>
    <w:rsid w:val="009F1FB9"/>
    <w:rsid w:val="009F2A9E"/>
    <w:rsid w:val="009F4EC5"/>
    <w:rsid w:val="009F5E83"/>
    <w:rsid w:val="009F64BA"/>
    <w:rsid w:val="00A00632"/>
    <w:rsid w:val="00A0082C"/>
    <w:rsid w:val="00A03AA9"/>
    <w:rsid w:val="00A04B9B"/>
    <w:rsid w:val="00A05709"/>
    <w:rsid w:val="00A05EBC"/>
    <w:rsid w:val="00A06C5C"/>
    <w:rsid w:val="00A072A0"/>
    <w:rsid w:val="00A100E4"/>
    <w:rsid w:val="00A10C54"/>
    <w:rsid w:val="00A12D39"/>
    <w:rsid w:val="00A13662"/>
    <w:rsid w:val="00A14081"/>
    <w:rsid w:val="00A14342"/>
    <w:rsid w:val="00A17E26"/>
    <w:rsid w:val="00A20B3B"/>
    <w:rsid w:val="00A222F5"/>
    <w:rsid w:val="00A22AE5"/>
    <w:rsid w:val="00A22F5A"/>
    <w:rsid w:val="00A23432"/>
    <w:rsid w:val="00A2397B"/>
    <w:rsid w:val="00A24EA8"/>
    <w:rsid w:val="00A25A6B"/>
    <w:rsid w:val="00A30559"/>
    <w:rsid w:val="00A31611"/>
    <w:rsid w:val="00A31792"/>
    <w:rsid w:val="00A31F77"/>
    <w:rsid w:val="00A31FE0"/>
    <w:rsid w:val="00A342D5"/>
    <w:rsid w:val="00A37316"/>
    <w:rsid w:val="00A405E6"/>
    <w:rsid w:val="00A42D02"/>
    <w:rsid w:val="00A44191"/>
    <w:rsid w:val="00A5024D"/>
    <w:rsid w:val="00A50AF9"/>
    <w:rsid w:val="00A51B1F"/>
    <w:rsid w:val="00A5246F"/>
    <w:rsid w:val="00A52C59"/>
    <w:rsid w:val="00A53142"/>
    <w:rsid w:val="00A5385A"/>
    <w:rsid w:val="00A54125"/>
    <w:rsid w:val="00A56079"/>
    <w:rsid w:val="00A5699B"/>
    <w:rsid w:val="00A56D66"/>
    <w:rsid w:val="00A60CF3"/>
    <w:rsid w:val="00A65A1B"/>
    <w:rsid w:val="00A6685F"/>
    <w:rsid w:val="00A71CE2"/>
    <w:rsid w:val="00A72A70"/>
    <w:rsid w:val="00A731E7"/>
    <w:rsid w:val="00A754F1"/>
    <w:rsid w:val="00A77C3A"/>
    <w:rsid w:val="00A805C5"/>
    <w:rsid w:val="00A80A1B"/>
    <w:rsid w:val="00A80D2E"/>
    <w:rsid w:val="00A81E8A"/>
    <w:rsid w:val="00A82713"/>
    <w:rsid w:val="00A82F16"/>
    <w:rsid w:val="00A836C9"/>
    <w:rsid w:val="00A841FE"/>
    <w:rsid w:val="00A85F55"/>
    <w:rsid w:val="00A86AF2"/>
    <w:rsid w:val="00A90E00"/>
    <w:rsid w:val="00A932CB"/>
    <w:rsid w:val="00A95CEE"/>
    <w:rsid w:val="00A96393"/>
    <w:rsid w:val="00A96D6A"/>
    <w:rsid w:val="00AA20BC"/>
    <w:rsid w:val="00AA3BA8"/>
    <w:rsid w:val="00AA4917"/>
    <w:rsid w:val="00AA4BF6"/>
    <w:rsid w:val="00AA6939"/>
    <w:rsid w:val="00AA708E"/>
    <w:rsid w:val="00AA7C59"/>
    <w:rsid w:val="00AB21D3"/>
    <w:rsid w:val="00AB26E7"/>
    <w:rsid w:val="00AB504A"/>
    <w:rsid w:val="00AB5441"/>
    <w:rsid w:val="00AB690C"/>
    <w:rsid w:val="00AC1237"/>
    <w:rsid w:val="00AC18FE"/>
    <w:rsid w:val="00AC19EC"/>
    <w:rsid w:val="00AC2E7D"/>
    <w:rsid w:val="00AC349C"/>
    <w:rsid w:val="00AC6FE2"/>
    <w:rsid w:val="00AC7C4C"/>
    <w:rsid w:val="00AD2E8B"/>
    <w:rsid w:val="00AD3F19"/>
    <w:rsid w:val="00AD6029"/>
    <w:rsid w:val="00AD68CA"/>
    <w:rsid w:val="00AD7727"/>
    <w:rsid w:val="00AE155C"/>
    <w:rsid w:val="00AE2ED9"/>
    <w:rsid w:val="00AE3953"/>
    <w:rsid w:val="00AE42E4"/>
    <w:rsid w:val="00AE659A"/>
    <w:rsid w:val="00AE72F0"/>
    <w:rsid w:val="00AF0237"/>
    <w:rsid w:val="00AF2B4E"/>
    <w:rsid w:val="00AF3396"/>
    <w:rsid w:val="00AF407F"/>
    <w:rsid w:val="00AF457A"/>
    <w:rsid w:val="00B00E57"/>
    <w:rsid w:val="00B01E0A"/>
    <w:rsid w:val="00B021D0"/>
    <w:rsid w:val="00B0237A"/>
    <w:rsid w:val="00B029C6"/>
    <w:rsid w:val="00B07C7A"/>
    <w:rsid w:val="00B10D39"/>
    <w:rsid w:val="00B1116A"/>
    <w:rsid w:val="00B1180F"/>
    <w:rsid w:val="00B118C7"/>
    <w:rsid w:val="00B13696"/>
    <w:rsid w:val="00B14EE1"/>
    <w:rsid w:val="00B15335"/>
    <w:rsid w:val="00B156D0"/>
    <w:rsid w:val="00B17B87"/>
    <w:rsid w:val="00B17E38"/>
    <w:rsid w:val="00B204DE"/>
    <w:rsid w:val="00B2312C"/>
    <w:rsid w:val="00B242F2"/>
    <w:rsid w:val="00B2563B"/>
    <w:rsid w:val="00B25BF3"/>
    <w:rsid w:val="00B2736D"/>
    <w:rsid w:val="00B31A47"/>
    <w:rsid w:val="00B325AB"/>
    <w:rsid w:val="00B32A7F"/>
    <w:rsid w:val="00B32BA6"/>
    <w:rsid w:val="00B33E66"/>
    <w:rsid w:val="00B3458D"/>
    <w:rsid w:val="00B345C6"/>
    <w:rsid w:val="00B347B1"/>
    <w:rsid w:val="00B35B97"/>
    <w:rsid w:val="00B3637F"/>
    <w:rsid w:val="00B36919"/>
    <w:rsid w:val="00B40943"/>
    <w:rsid w:val="00B40950"/>
    <w:rsid w:val="00B415D4"/>
    <w:rsid w:val="00B436FC"/>
    <w:rsid w:val="00B46935"/>
    <w:rsid w:val="00B46B71"/>
    <w:rsid w:val="00B46EC7"/>
    <w:rsid w:val="00B504A1"/>
    <w:rsid w:val="00B50BB7"/>
    <w:rsid w:val="00B53303"/>
    <w:rsid w:val="00B53889"/>
    <w:rsid w:val="00B53D92"/>
    <w:rsid w:val="00B540E7"/>
    <w:rsid w:val="00B54B24"/>
    <w:rsid w:val="00B5515F"/>
    <w:rsid w:val="00B57645"/>
    <w:rsid w:val="00B62761"/>
    <w:rsid w:val="00B62980"/>
    <w:rsid w:val="00B63491"/>
    <w:rsid w:val="00B63F70"/>
    <w:rsid w:val="00B6626C"/>
    <w:rsid w:val="00B66B4B"/>
    <w:rsid w:val="00B671DD"/>
    <w:rsid w:val="00B7085D"/>
    <w:rsid w:val="00B71674"/>
    <w:rsid w:val="00B737D1"/>
    <w:rsid w:val="00B741BB"/>
    <w:rsid w:val="00B758FD"/>
    <w:rsid w:val="00B75A2E"/>
    <w:rsid w:val="00B76491"/>
    <w:rsid w:val="00B80466"/>
    <w:rsid w:val="00B80E9C"/>
    <w:rsid w:val="00B80F6E"/>
    <w:rsid w:val="00B82B2F"/>
    <w:rsid w:val="00B8349C"/>
    <w:rsid w:val="00B84153"/>
    <w:rsid w:val="00B8565D"/>
    <w:rsid w:val="00B85BB3"/>
    <w:rsid w:val="00B90D68"/>
    <w:rsid w:val="00B90ED0"/>
    <w:rsid w:val="00B910D6"/>
    <w:rsid w:val="00B9291F"/>
    <w:rsid w:val="00B94310"/>
    <w:rsid w:val="00B9570B"/>
    <w:rsid w:val="00B97479"/>
    <w:rsid w:val="00B97C34"/>
    <w:rsid w:val="00BA1CE0"/>
    <w:rsid w:val="00BA6E9B"/>
    <w:rsid w:val="00BB027C"/>
    <w:rsid w:val="00BB2C57"/>
    <w:rsid w:val="00BB7909"/>
    <w:rsid w:val="00BC04D6"/>
    <w:rsid w:val="00BC07B0"/>
    <w:rsid w:val="00BC0B48"/>
    <w:rsid w:val="00BC121A"/>
    <w:rsid w:val="00BC30FC"/>
    <w:rsid w:val="00BC429D"/>
    <w:rsid w:val="00BC7F48"/>
    <w:rsid w:val="00BD2550"/>
    <w:rsid w:val="00BD3E25"/>
    <w:rsid w:val="00BD54E4"/>
    <w:rsid w:val="00BD756D"/>
    <w:rsid w:val="00BD7717"/>
    <w:rsid w:val="00BD7D2D"/>
    <w:rsid w:val="00BE14AB"/>
    <w:rsid w:val="00BE200E"/>
    <w:rsid w:val="00BE2038"/>
    <w:rsid w:val="00BE4153"/>
    <w:rsid w:val="00BE56E0"/>
    <w:rsid w:val="00BE5F06"/>
    <w:rsid w:val="00BE6871"/>
    <w:rsid w:val="00BF2E0F"/>
    <w:rsid w:val="00BF39EA"/>
    <w:rsid w:val="00BF530C"/>
    <w:rsid w:val="00C00C80"/>
    <w:rsid w:val="00C01003"/>
    <w:rsid w:val="00C0155F"/>
    <w:rsid w:val="00C03B42"/>
    <w:rsid w:val="00C04C9A"/>
    <w:rsid w:val="00C0572D"/>
    <w:rsid w:val="00C065BF"/>
    <w:rsid w:val="00C06B90"/>
    <w:rsid w:val="00C072EB"/>
    <w:rsid w:val="00C10852"/>
    <w:rsid w:val="00C11D64"/>
    <w:rsid w:val="00C128C9"/>
    <w:rsid w:val="00C12B8C"/>
    <w:rsid w:val="00C13CCA"/>
    <w:rsid w:val="00C13CCD"/>
    <w:rsid w:val="00C1558F"/>
    <w:rsid w:val="00C15B7E"/>
    <w:rsid w:val="00C17009"/>
    <w:rsid w:val="00C27F08"/>
    <w:rsid w:val="00C300EB"/>
    <w:rsid w:val="00C33E12"/>
    <w:rsid w:val="00C356BF"/>
    <w:rsid w:val="00C3580D"/>
    <w:rsid w:val="00C36F2D"/>
    <w:rsid w:val="00C3783B"/>
    <w:rsid w:val="00C37E15"/>
    <w:rsid w:val="00C40A20"/>
    <w:rsid w:val="00C40C93"/>
    <w:rsid w:val="00C41E6B"/>
    <w:rsid w:val="00C4415C"/>
    <w:rsid w:val="00C45964"/>
    <w:rsid w:val="00C45B6C"/>
    <w:rsid w:val="00C467F2"/>
    <w:rsid w:val="00C52035"/>
    <w:rsid w:val="00C5316D"/>
    <w:rsid w:val="00C5375A"/>
    <w:rsid w:val="00C53950"/>
    <w:rsid w:val="00C53E94"/>
    <w:rsid w:val="00C55784"/>
    <w:rsid w:val="00C55FC8"/>
    <w:rsid w:val="00C57B03"/>
    <w:rsid w:val="00C60166"/>
    <w:rsid w:val="00C624D2"/>
    <w:rsid w:val="00C6585A"/>
    <w:rsid w:val="00C70DED"/>
    <w:rsid w:val="00C7216C"/>
    <w:rsid w:val="00C74236"/>
    <w:rsid w:val="00C74A87"/>
    <w:rsid w:val="00C7545F"/>
    <w:rsid w:val="00C77E8B"/>
    <w:rsid w:val="00C80A23"/>
    <w:rsid w:val="00C80ACF"/>
    <w:rsid w:val="00C8694F"/>
    <w:rsid w:val="00C904A9"/>
    <w:rsid w:val="00C90C03"/>
    <w:rsid w:val="00C9114B"/>
    <w:rsid w:val="00C9171B"/>
    <w:rsid w:val="00C9248C"/>
    <w:rsid w:val="00CA591F"/>
    <w:rsid w:val="00CA5FB1"/>
    <w:rsid w:val="00CA6CA4"/>
    <w:rsid w:val="00CB1CC0"/>
    <w:rsid w:val="00CB4271"/>
    <w:rsid w:val="00CB7017"/>
    <w:rsid w:val="00CB7033"/>
    <w:rsid w:val="00CB7776"/>
    <w:rsid w:val="00CB79D5"/>
    <w:rsid w:val="00CC11A6"/>
    <w:rsid w:val="00CC1B9B"/>
    <w:rsid w:val="00CC67D1"/>
    <w:rsid w:val="00CC68A6"/>
    <w:rsid w:val="00CD2759"/>
    <w:rsid w:val="00CD2A7C"/>
    <w:rsid w:val="00CD4264"/>
    <w:rsid w:val="00CD4A8D"/>
    <w:rsid w:val="00CD4AB2"/>
    <w:rsid w:val="00CD51EB"/>
    <w:rsid w:val="00CD6FC8"/>
    <w:rsid w:val="00CE1BA4"/>
    <w:rsid w:val="00CE2056"/>
    <w:rsid w:val="00CE31E8"/>
    <w:rsid w:val="00CE3E90"/>
    <w:rsid w:val="00CE3EB0"/>
    <w:rsid w:val="00CE6DA9"/>
    <w:rsid w:val="00CE7337"/>
    <w:rsid w:val="00CE7A06"/>
    <w:rsid w:val="00CF221C"/>
    <w:rsid w:val="00CF37D3"/>
    <w:rsid w:val="00CF53A4"/>
    <w:rsid w:val="00CF6289"/>
    <w:rsid w:val="00D00060"/>
    <w:rsid w:val="00D00098"/>
    <w:rsid w:val="00D00459"/>
    <w:rsid w:val="00D00D3E"/>
    <w:rsid w:val="00D00E35"/>
    <w:rsid w:val="00D01158"/>
    <w:rsid w:val="00D02CA6"/>
    <w:rsid w:val="00D063E2"/>
    <w:rsid w:val="00D06430"/>
    <w:rsid w:val="00D06634"/>
    <w:rsid w:val="00D07AC5"/>
    <w:rsid w:val="00D10889"/>
    <w:rsid w:val="00D11F88"/>
    <w:rsid w:val="00D12709"/>
    <w:rsid w:val="00D13908"/>
    <w:rsid w:val="00D14534"/>
    <w:rsid w:val="00D15371"/>
    <w:rsid w:val="00D17CBE"/>
    <w:rsid w:val="00D2005B"/>
    <w:rsid w:val="00D24141"/>
    <w:rsid w:val="00D24A82"/>
    <w:rsid w:val="00D2569D"/>
    <w:rsid w:val="00D25C29"/>
    <w:rsid w:val="00D26797"/>
    <w:rsid w:val="00D277E3"/>
    <w:rsid w:val="00D27C38"/>
    <w:rsid w:val="00D31AD6"/>
    <w:rsid w:val="00D33802"/>
    <w:rsid w:val="00D34EB9"/>
    <w:rsid w:val="00D36D35"/>
    <w:rsid w:val="00D3764D"/>
    <w:rsid w:val="00D403CF"/>
    <w:rsid w:val="00D41055"/>
    <w:rsid w:val="00D4179D"/>
    <w:rsid w:val="00D41E1E"/>
    <w:rsid w:val="00D4351D"/>
    <w:rsid w:val="00D47484"/>
    <w:rsid w:val="00D507A0"/>
    <w:rsid w:val="00D53488"/>
    <w:rsid w:val="00D54F2A"/>
    <w:rsid w:val="00D571A6"/>
    <w:rsid w:val="00D57790"/>
    <w:rsid w:val="00D623BF"/>
    <w:rsid w:val="00D63D93"/>
    <w:rsid w:val="00D63E71"/>
    <w:rsid w:val="00D645C6"/>
    <w:rsid w:val="00D656CD"/>
    <w:rsid w:val="00D66DC4"/>
    <w:rsid w:val="00D70510"/>
    <w:rsid w:val="00D70E72"/>
    <w:rsid w:val="00D72305"/>
    <w:rsid w:val="00D72940"/>
    <w:rsid w:val="00D7320A"/>
    <w:rsid w:val="00D74FC9"/>
    <w:rsid w:val="00D76504"/>
    <w:rsid w:val="00D76544"/>
    <w:rsid w:val="00D80DDC"/>
    <w:rsid w:val="00D81708"/>
    <w:rsid w:val="00D84C05"/>
    <w:rsid w:val="00D852AE"/>
    <w:rsid w:val="00D864FC"/>
    <w:rsid w:val="00D871A1"/>
    <w:rsid w:val="00D917CB"/>
    <w:rsid w:val="00D959BE"/>
    <w:rsid w:val="00DA16A2"/>
    <w:rsid w:val="00DA3152"/>
    <w:rsid w:val="00DA37FC"/>
    <w:rsid w:val="00DA3B69"/>
    <w:rsid w:val="00DA5385"/>
    <w:rsid w:val="00DA5560"/>
    <w:rsid w:val="00DA6DBC"/>
    <w:rsid w:val="00DA710D"/>
    <w:rsid w:val="00DA7BE1"/>
    <w:rsid w:val="00DB00A8"/>
    <w:rsid w:val="00DB2A48"/>
    <w:rsid w:val="00DB3ACE"/>
    <w:rsid w:val="00DB449B"/>
    <w:rsid w:val="00DB6918"/>
    <w:rsid w:val="00DB6C97"/>
    <w:rsid w:val="00DC0456"/>
    <w:rsid w:val="00DC07FE"/>
    <w:rsid w:val="00DC0949"/>
    <w:rsid w:val="00DC13BC"/>
    <w:rsid w:val="00DC1B7B"/>
    <w:rsid w:val="00DC4712"/>
    <w:rsid w:val="00DC6B03"/>
    <w:rsid w:val="00DC712A"/>
    <w:rsid w:val="00DD0BDA"/>
    <w:rsid w:val="00DD0E6D"/>
    <w:rsid w:val="00DD23A0"/>
    <w:rsid w:val="00DD3C30"/>
    <w:rsid w:val="00DD3ECD"/>
    <w:rsid w:val="00DD513C"/>
    <w:rsid w:val="00DD74E8"/>
    <w:rsid w:val="00DE2DE3"/>
    <w:rsid w:val="00DE3D6C"/>
    <w:rsid w:val="00DE4D6D"/>
    <w:rsid w:val="00DE55D8"/>
    <w:rsid w:val="00DE5668"/>
    <w:rsid w:val="00DE6AB4"/>
    <w:rsid w:val="00DE6C73"/>
    <w:rsid w:val="00DE7DC6"/>
    <w:rsid w:val="00DE7E44"/>
    <w:rsid w:val="00DF1C6D"/>
    <w:rsid w:val="00DF42C5"/>
    <w:rsid w:val="00DF5905"/>
    <w:rsid w:val="00DF5ADD"/>
    <w:rsid w:val="00DF5E0C"/>
    <w:rsid w:val="00DF72FD"/>
    <w:rsid w:val="00E00356"/>
    <w:rsid w:val="00E00BDD"/>
    <w:rsid w:val="00E00BF9"/>
    <w:rsid w:val="00E00C45"/>
    <w:rsid w:val="00E01EDB"/>
    <w:rsid w:val="00E02549"/>
    <w:rsid w:val="00E03A2F"/>
    <w:rsid w:val="00E0415E"/>
    <w:rsid w:val="00E04405"/>
    <w:rsid w:val="00E06BF3"/>
    <w:rsid w:val="00E07A57"/>
    <w:rsid w:val="00E07D0E"/>
    <w:rsid w:val="00E07F78"/>
    <w:rsid w:val="00E12070"/>
    <w:rsid w:val="00E12BC9"/>
    <w:rsid w:val="00E1382E"/>
    <w:rsid w:val="00E14721"/>
    <w:rsid w:val="00E14890"/>
    <w:rsid w:val="00E15185"/>
    <w:rsid w:val="00E165AE"/>
    <w:rsid w:val="00E16B0A"/>
    <w:rsid w:val="00E17D3C"/>
    <w:rsid w:val="00E212A4"/>
    <w:rsid w:val="00E215FD"/>
    <w:rsid w:val="00E21C50"/>
    <w:rsid w:val="00E25120"/>
    <w:rsid w:val="00E25484"/>
    <w:rsid w:val="00E2657D"/>
    <w:rsid w:val="00E26866"/>
    <w:rsid w:val="00E27254"/>
    <w:rsid w:val="00E3205C"/>
    <w:rsid w:val="00E320D3"/>
    <w:rsid w:val="00E32CED"/>
    <w:rsid w:val="00E35F00"/>
    <w:rsid w:val="00E41005"/>
    <w:rsid w:val="00E42099"/>
    <w:rsid w:val="00E43472"/>
    <w:rsid w:val="00E4526A"/>
    <w:rsid w:val="00E45A1D"/>
    <w:rsid w:val="00E46B55"/>
    <w:rsid w:val="00E514AA"/>
    <w:rsid w:val="00E514AF"/>
    <w:rsid w:val="00E51DCE"/>
    <w:rsid w:val="00E528FD"/>
    <w:rsid w:val="00E5394F"/>
    <w:rsid w:val="00E55316"/>
    <w:rsid w:val="00E573F2"/>
    <w:rsid w:val="00E608CA"/>
    <w:rsid w:val="00E63B36"/>
    <w:rsid w:val="00E64129"/>
    <w:rsid w:val="00E65505"/>
    <w:rsid w:val="00E664C1"/>
    <w:rsid w:val="00E67E50"/>
    <w:rsid w:val="00E7075F"/>
    <w:rsid w:val="00E7200C"/>
    <w:rsid w:val="00E73707"/>
    <w:rsid w:val="00E74181"/>
    <w:rsid w:val="00E74729"/>
    <w:rsid w:val="00E74DC0"/>
    <w:rsid w:val="00E75F9C"/>
    <w:rsid w:val="00E76827"/>
    <w:rsid w:val="00E76A4C"/>
    <w:rsid w:val="00E77051"/>
    <w:rsid w:val="00E772A7"/>
    <w:rsid w:val="00E774B4"/>
    <w:rsid w:val="00E8400C"/>
    <w:rsid w:val="00E84A04"/>
    <w:rsid w:val="00E87AC3"/>
    <w:rsid w:val="00E918BE"/>
    <w:rsid w:val="00E92578"/>
    <w:rsid w:val="00E932D7"/>
    <w:rsid w:val="00E94D20"/>
    <w:rsid w:val="00E95BA7"/>
    <w:rsid w:val="00E962AB"/>
    <w:rsid w:val="00E96714"/>
    <w:rsid w:val="00EA0637"/>
    <w:rsid w:val="00EA087D"/>
    <w:rsid w:val="00EB15C0"/>
    <w:rsid w:val="00EB16ED"/>
    <w:rsid w:val="00EB172E"/>
    <w:rsid w:val="00EB1ACF"/>
    <w:rsid w:val="00EB1DF5"/>
    <w:rsid w:val="00EB1FE9"/>
    <w:rsid w:val="00EB32B8"/>
    <w:rsid w:val="00EB3814"/>
    <w:rsid w:val="00EB48AD"/>
    <w:rsid w:val="00EB56CD"/>
    <w:rsid w:val="00EB5722"/>
    <w:rsid w:val="00EB6D3A"/>
    <w:rsid w:val="00EC1EDC"/>
    <w:rsid w:val="00EC2AE1"/>
    <w:rsid w:val="00EC3B12"/>
    <w:rsid w:val="00EC539F"/>
    <w:rsid w:val="00EC63E3"/>
    <w:rsid w:val="00ED3169"/>
    <w:rsid w:val="00ED319E"/>
    <w:rsid w:val="00ED3739"/>
    <w:rsid w:val="00ED5B8B"/>
    <w:rsid w:val="00ED6EEE"/>
    <w:rsid w:val="00EE49F3"/>
    <w:rsid w:val="00EE718B"/>
    <w:rsid w:val="00EE7A27"/>
    <w:rsid w:val="00EF2A7D"/>
    <w:rsid w:val="00EF343A"/>
    <w:rsid w:val="00EF3BE0"/>
    <w:rsid w:val="00EF7D56"/>
    <w:rsid w:val="00F0135F"/>
    <w:rsid w:val="00F033D6"/>
    <w:rsid w:val="00F037F0"/>
    <w:rsid w:val="00F03F51"/>
    <w:rsid w:val="00F061DB"/>
    <w:rsid w:val="00F06A4B"/>
    <w:rsid w:val="00F10F5A"/>
    <w:rsid w:val="00F11493"/>
    <w:rsid w:val="00F114CA"/>
    <w:rsid w:val="00F127A6"/>
    <w:rsid w:val="00F156E1"/>
    <w:rsid w:val="00F15CFA"/>
    <w:rsid w:val="00F170E2"/>
    <w:rsid w:val="00F223E5"/>
    <w:rsid w:val="00F22995"/>
    <w:rsid w:val="00F243A5"/>
    <w:rsid w:val="00F252CD"/>
    <w:rsid w:val="00F270AD"/>
    <w:rsid w:val="00F2767E"/>
    <w:rsid w:val="00F322D7"/>
    <w:rsid w:val="00F33CFE"/>
    <w:rsid w:val="00F3479C"/>
    <w:rsid w:val="00F347BE"/>
    <w:rsid w:val="00F349B6"/>
    <w:rsid w:val="00F36CC3"/>
    <w:rsid w:val="00F36D4C"/>
    <w:rsid w:val="00F3764C"/>
    <w:rsid w:val="00F37AEC"/>
    <w:rsid w:val="00F37BAC"/>
    <w:rsid w:val="00F4379A"/>
    <w:rsid w:val="00F44316"/>
    <w:rsid w:val="00F45546"/>
    <w:rsid w:val="00F462FA"/>
    <w:rsid w:val="00F473F1"/>
    <w:rsid w:val="00F51BB7"/>
    <w:rsid w:val="00F53EEB"/>
    <w:rsid w:val="00F55BC6"/>
    <w:rsid w:val="00F57959"/>
    <w:rsid w:val="00F60208"/>
    <w:rsid w:val="00F60234"/>
    <w:rsid w:val="00F60474"/>
    <w:rsid w:val="00F61D8E"/>
    <w:rsid w:val="00F62C97"/>
    <w:rsid w:val="00F6376A"/>
    <w:rsid w:val="00F6423F"/>
    <w:rsid w:val="00F64FCD"/>
    <w:rsid w:val="00F65B3D"/>
    <w:rsid w:val="00F66348"/>
    <w:rsid w:val="00F70668"/>
    <w:rsid w:val="00F70CC0"/>
    <w:rsid w:val="00F724D7"/>
    <w:rsid w:val="00F736DB"/>
    <w:rsid w:val="00F75DAA"/>
    <w:rsid w:val="00F75F31"/>
    <w:rsid w:val="00F7692D"/>
    <w:rsid w:val="00F800C9"/>
    <w:rsid w:val="00F84225"/>
    <w:rsid w:val="00F853F4"/>
    <w:rsid w:val="00F855A5"/>
    <w:rsid w:val="00F8561C"/>
    <w:rsid w:val="00F87879"/>
    <w:rsid w:val="00F92B1F"/>
    <w:rsid w:val="00F93CB1"/>
    <w:rsid w:val="00F941D0"/>
    <w:rsid w:val="00F96853"/>
    <w:rsid w:val="00F9786B"/>
    <w:rsid w:val="00FA0EE0"/>
    <w:rsid w:val="00FA0FF8"/>
    <w:rsid w:val="00FA15CC"/>
    <w:rsid w:val="00FA435F"/>
    <w:rsid w:val="00FA463A"/>
    <w:rsid w:val="00FB05B5"/>
    <w:rsid w:val="00FB198B"/>
    <w:rsid w:val="00FB2165"/>
    <w:rsid w:val="00FB26D9"/>
    <w:rsid w:val="00FB3119"/>
    <w:rsid w:val="00FB5A99"/>
    <w:rsid w:val="00FB5F34"/>
    <w:rsid w:val="00FB7252"/>
    <w:rsid w:val="00FB7336"/>
    <w:rsid w:val="00FB78C3"/>
    <w:rsid w:val="00FB7BC0"/>
    <w:rsid w:val="00FB7E51"/>
    <w:rsid w:val="00FC061D"/>
    <w:rsid w:val="00FC0A6B"/>
    <w:rsid w:val="00FC2964"/>
    <w:rsid w:val="00FC2B6E"/>
    <w:rsid w:val="00FC5EF2"/>
    <w:rsid w:val="00FC6C04"/>
    <w:rsid w:val="00FC6C5D"/>
    <w:rsid w:val="00FC7C24"/>
    <w:rsid w:val="00FD328C"/>
    <w:rsid w:val="00FD461E"/>
    <w:rsid w:val="00FD5A9C"/>
    <w:rsid w:val="00FD6F62"/>
    <w:rsid w:val="00FD79F3"/>
    <w:rsid w:val="00FE0013"/>
    <w:rsid w:val="00FE0F22"/>
    <w:rsid w:val="00FE3686"/>
    <w:rsid w:val="00FE5CA2"/>
    <w:rsid w:val="00FE75B5"/>
    <w:rsid w:val="00FE7869"/>
    <w:rsid w:val="00FE7D40"/>
    <w:rsid w:val="00FF1F3E"/>
    <w:rsid w:val="00FF242B"/>
    <w:rsid w:val="00FF5912"/>
    <w:rsid w:val="00FF5CFB"/>
    <w:rsid w:val="00FF786E"/>
    <w:rsid w:val="00FF792C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3C0"/>
    <w:rPr>
      <w:rFonts w:ascii="Tahoma" w:eastAsia="Tahoma" w:hAnsi="Tahoma" w:cs="Tahom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4F98"/>
    <w:pPr>
      <w:keepNext/>
      <w:keepLines/>
      <w:spacing w:before="240" w:after="120" w:line="240" w:lineRule="auto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F98"/>
    <w:pPr>
      <w:spacing w:before="360" w:line="240" w:lineRule="auto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F98"/>
    <w:pPr>
      <w:spacing w:before="240" w:after="120" w:line="240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560E"/>
    <w:pPr>
      <w:keepNext/>
      <w:keepLines/>
      <w:spacing w:before="240" w:after="120" w:line="240" w:lineRule="auto"/>
      <w:outlineLvl w:val="3"/>
    </w:pPr>
    <w:rPr>
      <w:color w:val="0000CC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27C9"/>
    <w:pPr>
      <w:keepNext/>
      <w:keepLines/>
      <w:spacing w:before="240" w:after="120" w:line="240" w:lineRule="auto"/>
      <w:outlineLvl w:val="4"/>
    </w:pPr>
    <w:rPr>
      <w:rFonts w:eastAsiaTheme="majorEastAsia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656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4F98"/>
    <w:rPr>
      <w:rFonts w:ascii="Tahoma" w:eastAsia="Tahoma" w:hAnsi="Tahoma" w:cs="Tahoma"/>
      <w:b/>
      <w:bCs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D623BF"/>
    <w:pPr>
      <w:tabs>
        <w:tab w:val="right" w:leader="dot" w:pos="9350"/>
      </w:tabs>
      <w:spacing w:after="100"/>
      <w:jc w:val="center"/>
    </w:pPr>
    <w:rPr>
      <w:rFonts w:eastAsia="Browallia New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414BA7"/>
    <w:pPr>
      <w:jc w:val="center"/>
      <w:outlineLvl w:val="9"/>
    </w:pPr>
    <w:rPr>
      <w:sz w:val="36"/>
      <w:szCs w:val="3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17CBE"/>
    <w:pPr>
      <w:spacing w:before="120" w:after="240" w:line="240" w:lineRule="auto"/>
      <w:contextualSpacing/>
      <w:jc w:val="center"/>
    </w:pPr>
    <w:rPr>
      <w:b/>
      <w:bCs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17CBE"/>
    <w:rPr>
      <w:rFonts w:ascii="Tahoma" w:eastAsia="Tahoma" w:hAnsi="Tahoma" w:cs="Tahoma"/>
      <w:b/>
      <w:bCs/>
      <w:spacing w:val="-10"/>
      <w:kern w:val="28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714F98"/>
    <w:rPr>
      <w:rFonts w:ascii="Tahoma" w:eastAsia="Tahoma" w:hAnsi="Tahoma" w:cs="Tahoma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0DF"/>
    <w:pPr>
      <w:numPr>
        <w:ilvl w:val="1"/>
      </w:numPr>
    </w:pPr>
    <w:rPr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50DF"/>
    <w:rPr>
      <w:rFonts w:ascii="Tahoma" w:eastAsia="Tahoma" w:hAnsi="Tahoma" w:cs="Tahoma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14BA7"/>
    <w:pPr>
      <w:tabs>
        <w:tab w:val="right" w:leader="dot" w:pos="9350"/>
      </w:tabs>
      <w:spacing w:after="100"/>
      <w:ind w:left="560"/>
    </w:pPr>
    <w:rPr>
      <w:rFonts w:ascii="Browallia New" w:eastAsia="Browallia New" w:hAnsi="Browallia New"/>
      <w:noProof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F98"/>
    <w:rPr>
      <w:rFonts w:ascii="Tahoma" w:eastAsia="Tahoma" w:hAnsi="Tahoma" w:cs="Tahoma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E74DC0"/>
    <w:pPr>
      <w:spacing w:after="0" w:line="240" w:lineRule="auto"/>
    </w:pPr>
    <w:rPr>
      <w:rFonts w:ascii="Browallia New" w:eastAsia="Browallia New" w:hAnsi="Browallia New" w:cs="Browallia New"/>
      <w:sz w:val="28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rPr>
        <w:rFonts w:ascii="Browallia New" w:eastAsia="Browallia New" w:hAnsi="Browallia New" w:cs="Browallia New"/>
        <w:sz w:val="28"/>
        <w:szCs w:val="28"/>
      </w:rPr>
    </w:tblStylePr>
    <w:tblStylePr w:type="lastRow">
      <w:rPr>
        <w:rFonts w:ascii="Browallia New" w:eastAsia="Browallia New" w:hAnsi="Browallia New" w:cs="Browallia New"/>
        <w:sz w:val="28"/>
        <w:szCs w:val="28"/>
      </w:rPr>
    </w:tblStylePr>
    <w:tblStylePr w:type="firstCol">
      <w:rPr>
        <w:rFonts w:ascii="Browallia New" w:eastAsia="Browallia New" w:hAnsi="Browallia New" w:cs="Browallia New"/>
        <w:sz w:val="28"/>
        <w:szCs w:val="28"/>
      </w:rPr>
    </w:tblStylePr>
    <w:tblStylePr w:type="lastCol">
      <w:rPr>
        <w:rFonts w:ascii="Browallia New" w:eastAsia="Browallia New" w:hAnsi="Browallia New" w:cs="Browallia New"/>
        <w:sz w:val="28"/>
        <w:szCs w:val="28"/>
      </w:rPr>
    </w:tblStylePr>
    <w:tblStylePr w:type="band1Horz">
      <w:rPr>
        <w:rFonts w:ascii="Browallia New" w:eastAsia="Browallia New" w:hAnsi="Browallia New" w:cs="Browallia New"/>
        <w:sz w:val="28"/>
        <w:szCs w:val="28"/>
      </w:rPr>
    </w:tblStylePr>
    <w:tblStylePr w:type="band2Horz">
      <w:rPr>
        <w:rFonts w:ascii="Browallia New" w:eastAsia="Browallia New" w:hAnsi="Browallia New" w:cs="Browallia New"/>
        <w:sz w:val="28"/>
        <w:szCs w:val="28"/>
      </w:rPr>
    </w:tblStylePr>
  </w:style>
  <w:style w:type="paragraph" w:styleId="Footer">
    <w:name w:val="footer"/>
    <w:basedOn w:val="Normal"/>
    <w:link w:val="FooterChar"/>
    <w:uiPriority w:val="99"/>
    <w:unhideWhenUsed/>
    <w:rsid w:val="00D17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CBE"/>
    <w:rPr>
      <w:rFonts w:ascii="Tahoma" w:eastAsia="Tahoma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7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CBE"/>
    <w:rPr>
      <w:rFonts w:ascii="Tahoma" w:eastAsia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CB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CBE"/>
    <w:rPr>
      <w:rFonts w:ascii="Segoe UI" w:eastAsia="Tahoma" w:hAnsi="Segoe UI" w:cs="Angsana New"/>
      <w:sz w:val="18"/>
      <w:szCs w:val="22"/>
    </w:rPr>
  </w:style>
  <w:style w:type="paragraph" w:customStyle="1" w:styleId="TableHeader">
    <w:name w:val="Table Header"/>
    <w:basedOn w:val="Normal"/>
    <w:qFormat/>
    <w:rsid w:val="00844356"/>
    <w:pPr>
      <w:spacing w:before="40" w:after="40" w:line="240" w:lineRule="auto"/>
    </w:pPr>
    <w:rPr>
      <w:rFonts w:eastAsiaTheme="minorHAnsi"/>
      <w:b/>
      <w:bCs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D560E"/>
    <w:rPr>
      <w:rFonts w:ascii="Tahoma" w:eastAsia="Tahoma" w:hAnsi="Tahoma" w:cs="Tahoma"/>
      <w:color w:val="0000CC"/>
      <w:sz w:val="20"/>
      <w:szCs w:val="20"/>
      <w:u w:val="single"/>
    </w:rPr>
  </w:style>
  <w:style w:type="paragraph" w:styleId="ListNumber">
    <w:name w:val="List Number"/>
    <w:basedOn w:val="Normal"/>
    <w:uiPriority w:val="99"/>
    <w:unhideWhenUsed/>
    <w:rsid w:val="009870CE"/>
    <w:pPr>
      <w:numPr>
        <w:numId w:val="4"/>
      </w:numPr>
      <w:spacing w:before="60" w:after="60" w:line="240" w:lineRule="auto"/>
      <w:contextualSpacing/>
    </w:pPr>
    <w:rPr>
      <w:rFonts w:eastAsiaTheme="minorHAnsi"/>
    </w:rPr>
  </w:style>
  <w:style w:type="paragraph" w:customStyle="1" w:styleId="TableContent">
    <w:name w:val="Table Content"/>
    <w:basedOn w:val="Normal"/>
    <w:qFormat/>
    <w:rsid w:val="009870CE"/>
    <w:pPr>
      <w:spacing w:before="40" w:after="40" w:line="240" w:lineRule="auto"/>
    </w:pPr>
    <w:rPr>
      <w:rFonts w:eastAsiaTheme="minorHAnsi"/>
    </w:rPr>
  </w:style>
  <w:style w:type="character" w:customStyle="1" w:styleId="ListItemChar">
    <w:name w:val="List Item Char"/>
    <w:basedOn w:val="DefaultParagraphFont"/>
    <w:link w:val="ListItem"/>
    <w:locked/>
    <w:rsid w:val="00A42D02"/>
    <w:rPr>
      <w:rFonts w:ascii="Tahoma" w:hAnsi="Tahoma" w:cs="Tahoma"/>
      <w:sz w:val="20"/>
      <w:szCs w:val="20"/>
    </w:rPr>
  </w:style>
  <w:style w:type="paragraph" w:customStyle="1" w:styleId="ListItem">
    <w:name w:val="List Item"/>
    <w:basedOn w:val="Normal"/>
    <w:next w:val="ListParagraph"/>
    <w:link w:val="ListItemChar"/>
    <w:qFormat/>
    <w:rsid w:val="00A42D02"/>
    <w:pPr>
      <w:tabs>
        <w:tab w:val="left" w:pos="0"/>
      </w:tabs>
      <w:spacing w:before="60" w:after="60" w:line="240" w:lineRule="auto"/>
      <w:ind w:left="230" w:hanging="230"/>
      <w:contextualSpacing/>
    </w:pPr>
    <w:rPr>
      <w:rFonts w:eastAsiaTheme="minorHAnsi"/>
    </w:rPr>
  </w:style>
  <w:style w:type="character" w:customStyle="1" w:styleId="Heading5Char">
    <w:name w:val="Heading 5 Char"/>
    <w:basedOn w:val="DefaultParagraphFont"/>
    <w:link w:val="Heading5"/>
    <w:uiPriority w:val="9"/>
    <w:rsid w:val="002E27C9"/>
    <w:rPr>
      <w:rFonts w:ascii="Tahoma" w:eastAsiaTheme="majorEastAsia" w:hAnsi="Tahoma" w:cs="Tahoma"/>
      <w:b/>
      <w:bCs/>
      <w:sz w:val="20"/>
      <w:szCs w:val="20"/>
    </w:rPr>
  </w:style>
  <w:style w:type="paragraph" w:styleId="NoSpacing">
    <w:name w:val="No Spacing"/>
    <w:uiPriority w:val="1"/>
    <w:qFormat/>
    <w:rsid w:val="00084067"/>
    <w:pPr>
      <w:spacing w:after="0" w:line="240" w:lineRule="auto"/>
    </w:pPr>
    <w:rPr>
      <w:rFonts w:ascii="Tahoma" w:eastAsia="Tahoma" w:hAnsi="Tahoma" w:cs="Angsana New"/>
      <w:sz w:val="20"/>
      <w:szCs w:val="25"/>
    </w:rPr>
  </w:style>
  <w:style w:type="character" w:styleId="CommentReference">
    <w:name w:val="annotation reference"/>
    <w:basedOn w:val="DefaultParagraphFont"/>
    <w:uiPriority w:val="99"/>
    <w:semiHidden/>
    <w:unhideWhenUsed/>
    <w:rsid w:val="001751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5122"/>
    <w:pPr>
      <w:spacing w:line="240" w:lineRule="auto"/>
    </w:pPr>
    <w:rPr>
      <w:rFonts w:cs="Angsana New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5122"/>
    <w:rPr>
      <w:rFonts w:ascii="Tahoma" w:eastAsia="Tahoma" w:hAnsi="Tahoma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51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5122"/>
    <w:rPr>
      <w:rFonts w:ascii="Tahoma" w:eastAsia="Tahoma" w:hAnsi="Tahoma" w:cs="Angsana New"/>
      <w:b/>
      <w:bCs/>
      <w:sz w:val="20"/>
      <w:szCs w:val="25"/>
    </w:rPr>
  </w:style>
  <w:style w:type="character" w:styleId="Hyperlink">
    <w:name w:val="Hyperlink"/>
    <w:basedOn w:val="DefaultParagraphFont"/>
    <w:uiPriority w:val="99"/>
    <w:unhideWhenUsed/>
    <w:rsid w:val="00255396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005B"/>
    <w:pPr>
      <w:spacing w:after="200" w:line="240" w:lineRule="auto"/>
      <w:jc w:val="center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B01E0A"/>
  </w:style>
  <w:style w:type="character" w:customStyle="1" w:styleId="Heading6Char">
    <w:name w:val="Heading 6 Char"/>
    <w:basedOn w:val="DefaultParagraphFont"/>
    <w:link w:val="Heading6"/>
    <w:uiPriority w:val="9"/>
    <w:rsid w:val="009656F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5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94E2A"/>
    <w:pPr>
      <w:spacing w:after="0" w:line="240" w:lineRule="auto"/>
    </w:pPr>
    <w:rPr>
      <w:rFonts w:cs="Angsana New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4E2A"/>
    <w:rPr>
      <w:rFonts w:ascii="Tahoma" w:eastAsia="Tahoma" w:hAnsi="Tahoma" w:cs="Angsana New"/>
      <w:sz w:val="16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918BE"/>
    <w:pPr>
      <w:spacing w:after="100"/>
      <w:ind w:left="200"/>
    </w:pPr>
    <w:rPr>
      <w:rFonts w:cs="Angsana New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E918BE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8"/>
    </w:rPr>
  </w:style>
  <w:style w:type="paragraph" w:styleId="TOC5">
    <w:name w:val="toc 5"/>
    <w:basedOn w:val="Normal"/>
    <w:next w:val="Normal"/>
    <w:autoRedefine/>
    <w:uiPriority w:val="39"/>
    <w:unhideWhenUsed/>
    <w:rsid w:val="00E918BE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E918BE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8"/>
    </w:rPr>
  </w:style>
  <w:style w:type="paragraph" w:styleId="TOC7">
    <w:name w:val="toc 7"/>
    <w:basedOn w:val="Normal"/>
    <w:next w:val="Normal"/>
    <w:autoRedefine/>
    <w:uiPriority w:val="39"/>
    <w:unhideWhenUsed/>
    <w:rsid w:val="00E918BE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8"/>
    </w:rPr>
  </w:style>
  <w:style w:type="paragraph" w:styleId="TOC8">
    <w:name w:val="toc 8"/>
    <w:basedOn w:val="Normal"/>
    <w:next w:val="Normal"/>
    <w:autoRedefine/>
    <w:uiPriority w:val="39"/>
    <w:unhideWhenUsed/>
    <w:rsid w:val="00E918BE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8"/>
    </w:rPr>
  </w:style>
  <w:style w:type="paragraph" w:styleId="TOC9">
    <w:name w:val="toc 9"/>
    <w:basedOn w:val="Normal"/>
    <w:next w:val="Normal"/>
    <w:autoRedefine/>
    <w:uiPriority w:val="39"/>
    <w:unhideWhenUsed/>
    <w:rsid w:val="00E918BE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8"/>
    </w:rPr>
  </w:style>
  <w:style w:type="paragraph" w:styleId="Revision">
    <w:name w:val="Revision"/>
    <w:hidden/>
    <w:uiPriority w:val="99"/>
    <w:semiHidden/>
    <w:rsid w:val="00834261"/>
    <w:pPr>
      <w:spacing w:after="0" w:line="240" w:lineRule="auto"/>
    </w:pPr>
    <w:rPr>
      <w:rFonts w:ascii="Tahoma" w:eastAsia="Tahoma" w:hAnsi="Tahoma" w:cs="Angsana New"/>
      <w:sz w:val="20"/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37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5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7.emf"/><Relationship Id="rId42" Type="http://schemas.openxmlformats.org/officeDocument/2006/relationships/package" Target="embeddings/Microsoft_Visio_Drawing12.vsdx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package" Target="embeddings/Microsoft_Visio_Drawing9.vsdx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15.png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2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8.emf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package" Target="embeddings/Microsoft_Visio_Drawing10.vsdx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113" Type="http://schemas.microsoft.com/office/2011/relationships/commentsExtended" Target="commentsExtended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66B476-7DBE-4D8B-A1B0-292A60D32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3999</TotalTime>
  <Pages>52</Pages>
  <Words>7492</Words>
  <Characters>42711</Characters>
  <Application>Microsoft Office Word</Application>
  <DocSecurity>0</DocSecurity>
  <Lines>355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Yuthasak Wutikorn</dc:creator>
  <cp:lastModifiedBy>AdminKK</cp:lastModifiedBy>
  <cp:revision>350</cp:revision>
  <dcterms:created xsi:type="dcterms:W3CDTF">2017-01-27T03:43:00Z</dcterms:created>
  <dcterms:modified xsi:type="dcterms:W3CDTF">2017-10-05T09:09:00Z</dcterms:modified>
</cp:coreProperties>
</file>